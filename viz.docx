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897AD" w14:textId="77777777" w:rsidR="006E16E9" w:rsidRPr="006E16E9" w:rsidRDefault="006E16E9" w:rsidP="006E16E9">
      <w:pPr>
        <w:rPr>
          <w:b/>
          <w:bCs/>
        </w:rPr>
      </w:pPr>
      <w:r w:rsidRPr="006E16E9">
        <w:rPr>
          <w:b/>
          <w:bCs/>
        </w:rPr>
        <w:t>Overview</w:t>
      </w:r>
    </w:p>
    <w:p w14:paraId="4CFFB013" w14:textId="77777777" w:rsidR="006E16E9" w:rsidRPr="006E16E9" w:rsidRDefault="006E16E9" w:rsidP="006E16E9">
      <w:r w:rsidRPr="006E16E9">
        <w:rPr>
          <w:b/>
          <w:bCs/>
        </w:rPr>
        <w:t xml:space="preserve"> Viz Con 2026: "How the world lives, thrives, and connects" </w:t>
      </w:r>
      <w:r w:rsidRPr="006E16E9">
        <w:rPr>
          <w:rFonts w:ascii="Segoe UI Emoji" w:hAnsi="Segoe UI Emoji" w:cs="Segoe UI Emoji"/>
          <w:b/>
          <w:bCs/>
        </w:rPr>
        <w:t>🌍</w:t>
      </w:r>
      <w:r w:rsidRPr="006E16E9">
        <w:t> </w:t>
      </w:r>
    </w:p>
    <w:p w14:paraId="081295C8" w14:textId="77777777" w:rsidR="006E16E9" w:rsidRPr="006E16E9" w:rsidRDefault="006E16E9" w:rsidP="006E16E9">
      <w:r w:rsidRPr="006E16E9">
        <w:rPr>
          <w:b/>
          <w:bCs/>
        </w:rPr>
        <w:t>Viz Con 2026 invites you to explore the stories hidden in everyday life across cultures, countries, and generations. Pick a question that makes you curious, find the data, and build a visualization that makes others see the world differently.</w:t>
      </w:r>
    </w:p>
    <w:p w14:paraId="4C08DB11" w14:textId="77777777" w:rsidR="006E16E9" w:rsidRPr="006E16E9" w:rsidRDefault="006E16E9" w:rsidP="006E16E9">
      <w:r w:rsidRPr="006E16E9">
        <w:rPr>
          <w:b/>
          <w:bCs/>
        </w:rPr>
        <w:t>Any tool. Any public dataset. Solo or team. Tell us something we didn't know.</w:t>
      </w:r>
    </w:p>
    <w:p w14:paraId="0AC90AF9" w14:textId="77777777" w:rsidR="006E16E9" w:rsidRPr="006E16E9" w:rsidRDefault="006E16E9" w:rsidP="006E16E9">
      <w:r w:rsidRPr="006E16E9">
        <w:t xml:space="preserve">The Analyticon Viz Contest (Viz Con) is an Amazon-wide data visualization competition hosted by </w:t>
      </w:r>
      <w:hyperlink r:id="rId5" w:history="1">
        <w:r w:rsidRPr="006E16E9">
          <w:rPr>
            <w:rStyle w:val="Hyperlink"/>
            <w:b/>
            <w:bCs/>
          </w:rPr>
          <w:t>Analyticon</w:t>
        </w:r>
      </w:hyperlink>
      <w:r w:rsidRPr="006E16E9">
        <w:t>. The contest gives Amazonians the opportunity to express creativity in the field of analytics by sharing exceptional visualizations that combine information, function, visual form, and story to help people understand data more effectively. The competition is open to all regular employees (temp employees and employees of vendors are not eligible). Winners will be announced during the Analyticon Viz Con presentations.</w:t>
      </w:r>
    </w:p>
    <w:p w14:paraId="5DB6A63B" w14:textId="77777777" w:rsidR="006E16E9" w:rsidRPr="006E16E9" w:rsidRDefault="006E16E9" w:rsidP="00344E2C">
      <w:pPr>
        <w:pStyle w:val="ListParagraph"/>
        <w:numPr>
          <w:ilvl w:val="0"/>
          <w:numId w:val="9"/>
        </w:numPr>
      </w:pPr>
      <w:r w:rsidRPr="00344E2C">
        <w:rPr>
          <w:rFonts w:ascii="Segoe UI Emoji" w:hAnsi="Segoe UI Emoji" w:cs="Segoe UI Emoji"/>
        </w:rPr>
        <w:t>📅</w:t>
      </w:r>
      <w:r w:rsidRPr="006E16E9">
        <w:t xml:space="preserve"> See the </w:t>
      </w:r>
      <w:r w:rsidRPr="00344E2C">
        <w:rPr>
          <w:b/>
          <w:bCs/>
        </w:rPr>
        <w:t>Important Dates</w:t>
      </w:r>
      <w:r w:rsidRPr="006E16E9">
        <w:t xml:space="preserve"> section for key dates</w:t>
      </w:r>
    </w:p>
    <w:p w14:paraId="431412FB" w14:textId="77777777" w:rsidR="006E16E9" w:rsidRPr="006E16E9" w:rsidRDefault="006E16E9" w:rsidP="00344E2C">
      <w:pPr>
        <w:pStyle w:val="ListParagraph"/>
        <w:numPr>
          <w:ilvl w:val="0"/>
          <w:numId w:val="9"/>
        </w:numPr>
      </w:pPr>
      <w:r w:rsidRPr="00344E2C">
        <w:rPr>
          <w:rFonts w:ascii="Segoe UI Emoji" w:hAnsi="Segoe UI Emoji" w:cs="Segoe UI Emoji"/>
        </w:rPr>
        <w:t>✉️</w:t>
      </w:r>
      <w:r w:rsidRPr="006E16E9">
        <w:t xml:space="preserve"> Join the </w:t>
      </w:r>
      <w:r w:rsidRPr="00344E2C">
        <w:rPr>
          <w:b/>
          <w:bCs/>
        </w:rPr>
        <w:t>analyticon-viz-contest</w:t>
      </w:r>
      <w:r w:rsidRPr="006E16E9">
        <w:t xml:space="preserve"> mailing list and </w:t>
      </w:r>
      <w:r w:rsidRPr="00344E2C">
        <w:rPr>
          <w:b/>
          <w:bCs/>
        </w:rPr>
        <w:t>#viz-contest-2026</w:t>
      </w:r>
      <w:r w:rsidRPr="006E16E9">
        <w:t xml:space="preserve"> slack channel for periodic updates</w:t>
      </w:r>
    </w:p>
    <w:p w14:paraId="7428F016" w14:textId="77777777" w:rsidR="006E16E9" w:rsidRPr="006E16E9" w:rsidRDefault="006E16E9" w:rsidP="00344E2C">
      <w:pPr>
        <w:pStyle w:val="ListParagraph"/>
        <w:numPr>
          <w:ilvl w:val="0"/>
          <w:numId w:val="9"/>
        </w:numPr>
      </w:pPr>
      <w:r w:rsidRPr="00344E2C">
        <w:rPr>
          <w:rFonts w:ascii="Segoe UI Emoji" w:hAnsi="Segoe UI Emoji" w:cs="Segoe UI Emoji"/>
        </w:rPr>
        <w:t>🏆</w:t>
      </w:r>
      <w:r w:rsidRPr="006E16E9">
        <w:t xml:space="preserve"> Click here to see last year's entries and winning visualizations</w:t>
      </w:r>
    </w:p>
    <w:p w14:paraId="618F7214" w14:textId="77777777" w:rsidR="006E16E9" w:rsidRPr="006E16E9" w:rsidRDefault="006E16E9" w:rsidP="00344E2C">
      <w:pPr>
        <w:pStyle w:val="ListParagraph"/>
        <w:numPr>
          <w:ilvl w:val="0"/>
          <w:numId w:val="9"/>
        </w:numPr>
      </w:pPr>
      <w:r w:rsidRPr="00344E2C">
        <w:rPr>
          <w:rFonts w:ascii="Segoe UI Emoji" w:hAnsi="Segoe UI Emoji" w:cs="Segoe UI Emoji"/>
        </w:rPr>
        <w:t>❓</w:t>
      </w:r>
      <w:r w:rsidRPr="006E16E9">
        <w:t xml:space="preserve"> Questions? Check out the </w:t>
      </w:r>
      <w:r w:rsidRPr="00344E2C">
        <w:rPr>
          <w:b/>
          <w:bCs/>
        </w:rPr>
        <w:t>FAQ</w:t>
      </w:r>
      <w:r w:rsidRPr="006E16E9">
        <w:t xml:space="preserve"> section below</w:t>
      </w:r>
    </w:p>
    <w:p w14:paraId="57184D4B" w14:textId="587F5217" w:rsidR="006E16E9" w:rsidRPr="006E16E9" w:rsidRDefault="006E16E9" w:rsidP="00344E2C">
      <w:pPr>
        <w:pStyle w:val="ListParagraph"/>
        <w:numPr>
          <w:ilvl w:val="0"/>
          <w:numId w:val="9"/>
        </w:numPr>
      </w:pPr>
      <w:r w:rsidRPr="006E16E9">
        <w:rPr>
          <w:noProof/>
        </w:rPr>
        <mc:AlternateContent>
          <mc:Choice Requires="wps">
            <w:drawing>
              <wp:inline distT="0" distB="0" distL="0" distR="0" wp14:anchorId="1904B4CB" wp14:editId="6A3042CB">
                <wp:extent cx="200025" cy="171450"/>
                <wp:effectExtent l="0" t="0" r="0" b="0"/>
                <wp:docPr id="733957035"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00025"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806328" id="Rectangle 2" o:spid="_x0000_s1026" style="width:15.75pt;height: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" filled="f" stroked="f">
                <o:lock v:ext="edit" aspectratio="t"/>
                <w10:anchorlock/>
              </v:rect>
            </w:pict>
          </mc:Fallback>
        </mc:AlternateContent>
      </w:r>
      <w:r w:rsidRPr="006E16E9">
        <w:t xml:space="preserve">Looking to start or join a team? </w:t>
      </w:r>
      <w:ins w:id="0" w:author="Unknown">
        <w:r w:rsidRPr="006E16E9">
          <w:t>Use this Quip to find others who want to team up</w:t>
        </w:r>
      </w:ins>
      <w:r w:rsidRPr="006E16E9">
        <w:t> </w:t>
      </w:r>
    </w:p>
    <w:p w14:paraId="446BB070" w14:textId="77777777" w:rsidR="00344E2C" w:rsidRPr="00344E2C" w:rsidRDefault="00344E2C" w:rsidP="00344E2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4E2C">
        <w:rPr>
          <w:rFonts w:ascii="Times New Roman" w:eastAsia="Times New Roman" w:hAnsi="Times New Roman" w:cs="Times New Roman"/>
          <w:b/>
          <w:bCs/>
          <w:color w:val="E74C3C"/>
          <w:kern w:val="0"/>
          <w:sz w:val="36"/>
          <w:szCs w:val="36"/>
          <w14:ligatures w14:val="none"/>
        </w:rPr>
        <w:t>This Year's Theme</w:t>
      </w:r>
    </w:p>
    <w:p w14:paraId="725CA0FC" w14:textId="37B22C29" w:rsidR="00344E2C" w:rsidRPr="00344E2C" w:rsidRDefault="00344E2C" w:rsidP="00344E2C">
      <w:pPr>
        <w:spacing w:before="100" w:beforeAutospacing="1" w:after="100" w:afterAutospacing="1" w:line="240" w:lineRule="auto"/>
        <w:rPr>
          <w:rFonts w:ascii="Times New Roman" w:eastAsia="Times New Roman" w:hAnsi="Times New Roman" w:cs="Times New Roman"/>
          <w:kern w:val="0"/>
          <w14:ligatures w14:val="none"/>
        </w:rPr>
      </w:pPr>
      <w:r w:rsidRPr="00344E2C">
        <w:rPr>
          <w:rFonts w:ascii="Times New Roman" w:eastAsia="Times New Roman" w:hAnsi="Times New Roman" w:cs="Times New Roman"/>
          <w:b/>
          <w:bCs/>
          <w:color w:val="3498DB"/>
          <w:kern w:val="0"/>
          <w14:ligatures w14:val="none"/>
        </w:rPr>
        <w:t>How the world lives, thrives, and connects</w:t>
      </w:r>
      <w:r w:rsidRPr="00344E2C">
        <w:rPr>
          <w:rFonts w:ascii="Times New Roman" w:eastAsia="Times New Roman" w:hAnsi="Times New Roman" w:cs="Times New Roman"/>
          <w:color w:val="3498DB"/>
          <w:kern w:val="0"/>
          <w14:ligatures w14:val="none"/>
        </w:rPr>
        <w:t> </w:t>
      </w:r>
    </w:p>
    <w:p w14:paraId="6698DDC1" w14:textId="77777777" w:rsidR="00344E2C" w:rsidRPr="00344E2C" w:rsidRDefault="00344E2C" w:rsidP="00344E2C">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44E2C">
        <w:rPr>
          <w:rFonts w:ascii="Times New Roman" w:eastAsia="Times New Roman" w:hAnsi="Times New Roman" w:cs="Times New Roman"/>
          <w:kern w:val="0"/>
          <w14:ligatures w14:val="none"/>
        </w:rPr>
        <w:t>Every day, 8 billion people wake up, eat, work, travel, celebrate, and rest — but no two corners of the world do it quite the same way. What do the happiest countries have in common? What does the world eat? Where does everyone travel? How do we spend our 24 hours?</w:t>
      </w:r>
    </w:p>
    <w:p w14:paraId="118018D9" w14:textId="77777777" w:rsidR="00344E2C" w:rsidRPr="00344E2C" w:rsidRDefault="00344E2C" w:rsidP="00344E2C">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44E2C">
        <w:rPr>
          <w:rFonts w:ascii="Times New Roman" w:eastAsia="Times New Roman" w:hAnsi="Times New Roman" w:cs="Times New Roman"/>
          <w:kern w:val="0"/>
          <w14:ligatures w14:val="none"/>
        </w:rPr>
        <w:t>This year's VizCon challenges you to explore the rich tapestry of everyday human life through data. We're not looking for the most complex analysis or the fanciest tool — we're looking for the most compelling story. The entry that makes someone lean forward and say: "I had no idea."</w:t>
      </w:r>
    </w:p>
    <w:p w14:paraId="7A45E73D" w14:textId="77777777" w:rsidR="00344E2C" w:rsidRPr="00344E2C" w:rsidRDefault="00344E2C" w:rsidP="00344E2C">
      <w:pPr>
        <w:spacing w:before="100" w:beforeAutospacing="1" w:after="100" w:afterAutospacing="1" w:line="240" w:lineRule="auto"/>
        <w:ind w:left="360"/>
        <w:rPr>
          <w:rFonts w:ascii="Times New Roman" w:eastAsia="Times New Roman" w:hAnsi="Times New Roman" w:cs="Times New Roman"/>
          <w:kern w:val="0"/>
          <w14:ligatures w14:val="none"/>
        </w:rPr>
      </w:pPr>
      <w:r w:rsidRPr="00344E2C">
        <w:rPr>
          <w:rFonts w:ascii="Times New Roman" w:eastAsia="Times New Roman" w:hAnsi="Times New Roman" w:cs="Times New Roman"/>
          <w:b/>
          <w:bCs/>
          <w:kern w:val="0"/>
          <w14:ligatures w14:val="none"/>
        </w:rPr>
        <w:t>Your challenge:</w:t>
      </w:r>
      <w:r w:rsidRPr="00344E2C">
        <w:rPr>
          <w:rFonts w:ascii="Times New Roman" w:eastAsia="Times New Roman" w:hAnsi="Times New Roman" w:cs="Times New Roman"/>
          <w:kern w:val="0"/>
          <w14:ligatures w14:val="none"/>
        </w:rPr>
        <w:t xml:space="preserve"> Start with curiosity. Find the data. Tell a story the world needs to see.</w:t>
      </w:r>
    </w:p>
    <w:p w14:paraId="66C50804" w14:textId="09793B1C" w:rsidR="00344E2C" w:rsidRDefault="00344E2C" w:rsidP="00344E2C">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44E2C">
        <w:rPr>
          <w:rFonts w:ascii="Times New Roman" w:eastAsia="Times New Roman" w:hAnsi="Times New Roman" w:cs="Times New Roman"/>
          <w:kern w:val="0"/>
          <w14:ligatures w14:val="none"/>
        </w:rPr>
        <w:t>You can explore any angle within "how the world lives." Here are some starting points for inspiration:</w:t>
      </w:r>
    </w:p>
    <w:p w14:paraId="6713C0D6" w14:textId="77777777" w:rsidR="00344E2C" w:rsidRPr="00344E2C" w:rsidRDefault="00344E2C" w:rsidP="00344E2C">
      <w:pPr>
        <w:pStyle w:val="ListParagraph"/>
        <w:spacing w:before="100" w:beforeAutospacing="1" w:after="100" w:afterAutospacing="1" w:line="240" w:lineRule="auto"/>
        <w:rPr>
          <w:rFonts w:ascii="Times New Roman" w:eastAsia="Times New Roman" w:hAnsi="Times New Roman" w:cs="Times New Roman"/>
          <w:kern w:val="0"/>
          <w14:ligatures w14:val="non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2"/>
        <w:gridCol w:w="7043"/>
        <w:gridCol w:w="155"/>
      </w:tblGrid>
      <w:tr w:rsidR="00344E2C" w:rsidRPr="00344E2C" w14:paraId="1C3E22AB" w14:textId="77777777" w:rsidTr="00344E2C">
        <w:trPr>
          <w:tblCellSpacing w:w="15" w:type="dxa"/>
        </w:trPr>
        <w:tc>
          <w:tcPr>
            <w:tcW w:w="0" w:type="auto"/>
            <w:vAlign w:val="center"/>
            <w:hideMark/>
          </w:tcPr>
          <w:p w14:paraId="2FD18135" w14:textId="77777777" w:rsidR="00344E2C" w:rsidRPr="00344E2C" w:rsidRDefault="00344E2C" w:rsidP="00344E2C">
            <w:pPr>
              <w:spacing w:after="0" w:line="240" w:lineRule="auto"/>
              <w:jc w:val="center"/>
              <w:rPr>
                <w:rFonts w:ascii="Times New Roman" w:eastAsia="Times New Roman" w:hAnsi="Times New Roman" w:cs="Times New Roman"/>
                <w:b/>
                <w:bCs/>
                <w:kern w:val="0"/>
                <w14:ligatures w14:val="none"/>
              </w:rPr>
            </w:pPr>
            <w:r w:rsidRPr="00344E2C">
              <w:rPr>
                <w:rFonts w:ascii="Times New Roman" w:eastAsia="Times New Roman" w:hAnsi="Times New Roman" w:cs="Times New Roman"/>
                <w:b/>
                <w:bCs/>
                <w:kern w:val="0"/>
                <w14:ligatures w14:val="none"/>
              </w:rPr>
              <w:t>Topic</w:t>
            </w:r>
          </w:p>
        </w:tc>
        <w:tc>
          <w:tcPr>
            <w:tcW w:w="0" w:type="auto"/>
            <w:vAlign w:val="center"/>
            <w:hideMark/>
          </w:tcPr>
          <w:p w14:paraId="13569C7B" w14:textId="77777777" w:rsidR="00344E2C" w:rsidRPr="00344E2C" w:rsidRDefault="00344E2C" w:rsidP="00344E2C">
            <w:pPr>
              <w:spacing w:after="0" w:line="240" w:lineRule="auto"/>
              <w:jc w:val="center"/>
              <w:rPr>
                <w:rFonts w:ascii="Times New Roman" w:eastAsia="Times New Roman" w:hAnsi="Times New Roman" w:cs="Times New Roman"/>
                <w:b/>
                <w:bCs/>
                <w:kern w:val="0"/>
                <w14:ligatures w14:val="none"/>
              </w:rPr>
            </w:pPr>
            <w:r w:rsidRPr="00344E2C">
              <w:rPr>
                <w:rFonts w:ascii="Times New Roman" w:eastAsia="Times New Roman" w:hAnsi="Times New Roman" w:cs="Times New Roman"/>
                <w:b/>
                <w:bCs/>
                <w:kern w:val="0"/>
                <w14:ligatures w14:val="none"/>
              </w:rPr>
              <w:t>Example Questions</w:t>
            </w:r>
          </w:p>
        </w:tc>
        <w:tc>
          <w:tcPr>
            <w:tcW w:w="0" w:type="auto"/>
            <w:vAlign w:val="center"/>
            <w:hideMark/>
          </w:tcPr>
          <w:p w14:paraId="7CBDE66F" w14:textId="77777777" w:rsidR="00344E2C" w:rsidRPr="00344E2C" w:rsidRDefault="00344E2C" w:rsidP="00344E2C">
            <w:pPr>
              <w:spacing w:after="0" w:line="240" w:lineRule="auto"/>
              <w:rPr>
                <w:rFonts w:ascii="Times New Roman" w:eastAsia="Times New Roman" w:hAnsi="Times New Roman" w:cs="Times New Roman"/>
                <w:kern w:val="0"/>
                <w14:ligatures w14:val="none"/>
              </w:rPr>
            </w:pPr>
            <w:r w:rsidRPr="00344E2C">
              <w:rPr>
                <w:rFonts w:ascii="Times New Roman" w:eastAsia="Times New Roman" w:hAnsi="Times New Roman" w:cs="Times New Roman"/>
                <w:kern w:val="0"/>
                <w14:ligatures w14:val="none"/>
              </w:rPr>
              <w:t> </w:t>
            </w:r>
          </w:p>
        </w:tc>
      </w:tr>
      <w:tr w:rsidR="00344E2C" w:rsidRPr="00344E2C" w14:paraId="6D5D3B0D" w14:textId="77777777" w:rsidTr="00344E2C">
        <w:trPr>
          <w:tblCellSpacing w:w="15" w:type="dxa"/>
        </w:trPr>
        <w:tc>
          <w:tcPr>
            <w:tcW w:w="0" w:type="auto"/>
            <w:vAlign w:val="center"/>
            <w:hideMark/>
          </w:tcPr>
          <w:p w14:paraId="16C4B4CB" w14:textId="77777777" w:rsidR="00344E2C" w:rsidRPr="00344E2C" w:rsidRDefault="00344E2C" w:rsidP="00344E2C">
            <w:pPr>
              <w:spacing w:after="0" w:line="240" w:lineRule="auto"/>
              <w:jc w:val="center"/>
              <w:rPr>
                <w:rFonts w:ascii="Times New Roman" w:eastAsia="Times New Roman" w:hAnsi="Times New Roman" w:cs="Times New Roman"/>
                <w:b/>
                <w:bCs/>
                <w:kern w:val="0"/>
                <w14:ligatures w14:val="none"/>
              </w:rPr>
            </w:pPr>
            <w:r w:rsidRPr="00344E2C">
              <w:rPr>
                <w:rFonts w:ascii="Segoe UI Emoji" w:eastAsia="Times New Roman" w:hAnsi="Segoe UI Emoji" w:cs="Segoe UI Emoji"/>
                <w:b/>
                <w:bCs/>
                <w:kern w:val="0"/>
                <w14:ligatures w14:val="none"/>
              </w:rPr>
              <w:lastRenderedPageBreak/>
              <w:t>🏥</w:t>
            </w:r>
            <w:r w:rsidRPr="00344E2C">
              <w:rPr>
                <w:rFonts w:ascii="Times New Roman" w:eastAsia="Times New Roman" w:hAnsi="Times New Roman" w:cs="Times New Roman"/>
                <w:b/>
                <w:bCs/>
                <w:kern w:val="0"/>
                <w14:ligatures w14:val="none"/>
              </w:rPr>
              <w:t xml:space="preserve"> Health &amp; Well-being</w:t>
            </w:r>
          </w:p>
        </w:tc>
        <w:tc>
          <w:tcPr>
            <w:tcW w:w="0" w:type="auto"/>
            <w:vAlign w:val="center"/>
            <w:hideMark/>
          </w:tcPr>
          <w:p w14:paraId="13588BD7" w14:textId="77777777" w:rsidR="00344E2C" w:rsidRPr="00344E2C" w:rsidRDefault="00344E2C" w:rsidP="00344E2C">
            <w:pPr>
              <w:spacing w:after="0" w:line="240" w:lineRule="auto"/>
              <w:rPr>
                <w:rFonts w:ascii="Times New Roman" w:eastAsia="Times New Roman" w:hAnsi="Times New Roman" w:cs="Times New Roman"/>
                <w:kern w:val="0"/>
                <w14:ligatures w14:val="none"/>
              </w:rPr>
            </w:pPr>
            <w:r w:rsidRPr="00344E2C">
              <w:rPr>
                <w:rFonts w:ascii="Times New Roman" w:eastAsia="Times New Roman" w:hAnsi="Times New Roman" w:cs="Times New Roman"/>
                <w:kern w:val="0"/>
                <w14:ligatures w14:val="none"/>
              </w:rPr>
              <w:t>Who lives longest and why? How do health habits differ globally? What makes people happy?</w:t>
            </w:r>
          </w:p>
        </w:tc>
        <w:tc>
          <w:tcPr>
            <w:tcW w:w="0" w:type="auto"/>
            <w:vAlign w:val="center"/>
            <w:hideMark/>
          </w:tcPr>
          <w:p w14:paraId="46F98482" w14:textId="77777777" w:rsidR="00344E2C" w:rsidRPr="00344E2C" w:rsidRDefault="00344E2C" w:rsidP="00344E2C">
            <w:pPr>
              <w:spacing w:after="0" w:line="240" w:lineRule="auto"/>
              <w:rPr>
                <w:rFonts w:ascii="Times New Roman" w:eastAsia="Times New Roman" w:hAnsi="Times New Roman" w:cs="Times New Roman"/>
                <w:kern w:val="0"/>
                <w:sz w:val="20"/>
                <w:szCs w:val="20"/>
                <w14:ligatures w14:val="none"/>
              </w:rPr>
            </w:pPr>
          </w:p>
        </w:tc>
      </w:tr>
      <w:tr w:rsidR="00344E2C" w:rsidRPr="00344E2C" w14:paraId="4B4BE477" w14:textId="77777777" w:rsidTr="00344E2C">
        <w:trPr>
          <w:tblCellSpacing w:w="15" w:type="dxa"/>
        </w:trPr>
        <w:tc>
          <w:tcPr>
            <w:tcW w:w="0" w:type="auto"/>
            <w:vAlign w:val="center"/>
            <w:hideMark/>
          </w:tcPr>
          <w:p w14:paraId="2CAF5B08" w14:textId="77777777" w:rsidR="00344E2C" w:rsidRPr="00344E2C" w:rsidRDefault="00344E2C" w:rsidP="00344E2C">
            <w:pPr>
              <w:spacing w:after="0" w:line="240" w:lineRule="auto"/>
              <w:jc w:val="center"/>
              <w:rPr>
                <w:rFonts w:ascii="Times New Roman" w:eastAsia="Times New Roman" w:hAnsi="Times New Roman" w:cs="Times New Roman"/>
                <w:b/>
                <w:bCs/>
                <w:kern w:val="0"/>
                <w14:ligatures w14:val="none"/>
              </w:rPr>
            </w:pPr>
            <w:r w:rsidRPr="00344E2C">
              <w:rPr>
                <w:rFonts w:ascii="Segoe UI Emoji" w:eastAsia="Times New Roman" w:hAnsi="Segoe UI Emoji" w:cs="Segoe UI Emoji"/>
                <w:b/>
                <w:bCs/>
                <w:kern w:val="0"/>
                <w14:ligatures w14:val="none"/>
              </w:rPr>
              <w:t>👨</w:t>
            </w:r>
            <w:r w:rsidRPr="00344E2C">
              <w:rPr>
                <w:rFonts w:ascii="Times New Roman" w:eastAsia="Times New Roman" w:hAnsi="Times New Roman" w:cs="Times New Roman"/>
                <w:b/>
                <w:bCs/>
                <w:kern w:val="0"/>
                <w14:ligatures w14:val="none"/>
              </w:rPr>
              <w:t>‍</w:t>
            </w:r>
            <w:r w:rsidRPr="00344E2C">
              <w:rPr>
                <w:rFonts w:ascii="Segoe UI Emoji" w:eastAsia="Times New Roman" w:hAnsi="Segoe UI Emoji" w:cs="Segoe UI Emoji"/>
                <w:b/>
                <w:bCs/>
                <w:kern w:val="0"/>
                <w14:ligatures w14:val="none"/>
              </w:rPr>
              <w:t>👩</w:t>
            </w:r>
            <w:r w:rsidRPr="00344E2C">
              <w:rPr>
                <w:rFonts w:ascii="Times New Roman" w:eastAsia="Times New Roman" w:hAnsi="Times New Roman" w:cs="Times New Roman"/>
                <w:b/>
                <w:bCs/>
                <w:kern w:val="0"/>
                <w14:ligatures w14:val="none"/>
              </w:rPr>
              <w:t>‍</w:t>
            </w:r>
            <w:r w:rsidRPr="00344E2C">
              <w:rPr>
                <w:rFonts w:ascii="Segoe UI Emoji" w:eastAsia="Times New Roman" w:hAnsi="Segoe UI Emoji" w:cs="Segoe UI Emoji"/>
                <w:b/>
                <w:bCs/>
                <w:kern w:val="0"/>
                <w14:ligatures w14:val="none"/>
              </w:rPr>
              <w:t>👧</w:t>
            </w:r>
            <w:r w:rsidRPr="00344E2C">
              <w:rPr>
                <w:rFonts w:ascii="Times New Roman" w:eastAsia="Times New Roman" w:hAnsi="Times New Roman" w:cs="Times New Roman"/>
                <w:b/>
                <w:bCs/>
                <w:kern w:val="0"/>
                <w14:ligatures w14:val="none"/>
              </w:rPr>
              <w:t xml:space="preserve"> Family &amp; Life Stages</w:t>
            </w:r>
          </w:p>
        </w:tc>
        <w:tc>
          <w:tcPr>
            <w:tcW w:w="0" w:type="auto"/>
            <w:vAlign w:val="center"/>
            <w:hideMark/>
          </w:tcPr>
          <w:p w14:paraId="5E441EBE" w14:textId="77777777" w:rsidR="00344E2C" w:rsidRPr="00344E2C" w:rsidRDefault="00344E2C" w:rsidP="00344E2C">
            <w:pPr>
              <w:spacing w:after="0" w:line="240" w:lineRule="auto"/>
              <w:rPr>
                <w:rFonts w:ascii="Times New Roman" w:eastAsia="Times New Roman" w:hAnsi="Times New Roman" w:cs="Times New Roman"/>
                <w:kern w:val="0"/>
                <w14:ligatures w14:val="none"/>
              </w:rPr>
            </w:pPr>
            <w:r w:rsidRPr="00344E2C">
              <w:rPr>
                <w:rFonts w:ascii="Times New Roman" w:eastAsia="Times New Roman" w:hAnsi="Times New Roman" w:cs="Times New Roman"/>
                <w:kern w:val="0"/>
                <w14:ligatures w14:val="none"/>
              </w:rPr>
              <w:t>Family size trends, aging populations, naming patterns, when people marry/retire across cultures</w:t>
            </w:r>
          </w:p>
        </w:tc>
        <w:tc>
          <w:tcPr>
            <w:tcW w:w="0" w:type="auto"/>
            <w:vAlign w:val="center"/>
            <w:hideMark/>
          </w:tcPr>
          <w:p w14:paraId="765C3AE2" w14:textId="77777777" w:rsidR="00344E2C" w:rsidRPr="00344E2C" w:rsidRDefault="00344E2C" w:rsidP="00344E2C">
            <w:pPr>
              <w:spacing w:after="0" w:line="240" w:lineRule="auto"/>
              <w:rPr>
                <w:rFonts w:ascii="Times New Roman" w:eastAsia="Times New Roman" w:hAnsi="Times New Roman" w:cs="Times New Roman"/>
                <w:kern w:val="0"/>
                <w:sz w:val="20"/>
                <w:szCs w:val="20"/>
                <w14:ligatures w14:val="none"/>
              </w:rPr>
            </w:pPr>
          </w:p>
        </w:tc>
      </w:tr>
      <w:tr w:rsidR="00344E2C" w:rsidRPr="00344E2C" w14:paraId="13CA4448" w14:textId="77777777" w:rsidTr="00344E2C">
        <w:trPr>
          <w:tblCellSpacing w:w="15" w:type="dxa"/>
        </w:trPr>
        <w:tc>
          <w:tcPr>
            <w:tcW w:w="0" w:type="auto"/>
            <w:vAlign w:val="center"/>
            <w:hideMark/>
          </w:tcPr>
          <w:p w14:paraId="39888684" w14:textId="77777777" w:rsidR="00344E2C" w:rsidRPr="00344E2C" w:rsidRDefault="00344E2C" w:rsidP="00344E2C">
            <w:pPr>
              <w:spacing w:after="0" w:line="240" w:lineRule="auto"/>
              <w:jc w:val="center"/>
              <w:rPr>
                <w:rFonts w:ascii="Times New Roman" w:eastAsia="Times New Roman" w:hAnsi="Times New Roman" w:cs="Times New Roman"/>
                <w:b/>
                <w:bCs/>
                <w:kern w:val="0"/>
                <w14:ligatures w14:val="none"/>
              </w:rPr>
            </w:pPr>
            <w:r w:rsidRPr="00344E2C">
              <w:rPr>
                <w:rFonts w:ascii="Segoe UI Emoji" w:eastAsia="Times New Roman" w:hAnsi="Segoe UI Emoji" w:cs="Segoe UI Emoji"/>
                <w:b/>
                <w:bCs/>
                <w:kern w:val="0"/>
                <w14:ligatures w14:val="none"/>
              </w:rPr>
              <w:t>✈️</w:t>
            </w:r>
            <w:r w:rsidRPr="00344E2C">
              <w:rPr>
                <w:rFonts w:ascii="Times New Roman" w:eastAsia="Times New Roman" w:hAnsi="Times New Roman" w:cs="Times New Roman"/>
                <w:b/>
                <w:bCs/>
                <w:kern w:val="0"/>
                <w14:ligatures w14:val="none"/>
              </w:rPr>
              <w:t xml:space="preserve"> Travel &amp; Tourism</w:t>
            </w:r>
          </w:p>
        </w:tc>
        <w:tc>
          <w:tcPr>
            <w:tcW w:w="0" w:type="auto"/>
            <w:vAlign w:val="center"/>
            <w:hideMark/>
          </w:tcPr>
          <w:p w14:paraId="459D5543" w14:textId="77777777" w:rsidR="00344E2C" w:rsidRPr="00344E2C" w:rsidRDefault="00344E2C" w:rsidP="00344E2C">
            <w:pPr>
              <w:spacing w:after="0" w:line="240" w:lineRule="auto"/>
              <w:rPr>
                <w:rFonts w:ascii="Times New Roman" w:eastAsia="Times New Roman" w:hAnsi="Times New Roman" w:cs="Times New Roman"/>
                <w:kern w:val="0"/>
                <w14:ligatures w14:val="none"/>
              </w:rPr>
            </w:pPr>
            <w:r w:rsidRPr="00344E2C">
              <w:rPr>
                <w:rFonts w:ascii="Times New Roman" w:eastAsia="Times New Roman" w:hAnsi="Times New Roman" w:cs="Times New Roman"/>
                <w:kern w:val="0"/>
                <w14:ligatures w14:val="none"/>
              </w:rPr>
              <w:t>Where does the world go? Most visited places? How tourism shapes economies?</w:t>
            </w:r>
          </w:p>
        </w:tc>
        <w:tc>
          <w:tcPr>
            <w:tcW w:w="0" w:type="auto"/>
            <w:vAlign w:val="center"/>
            <w:hideMark/>
          </w:tcPr>
          <w:p w14:paraId="3FDCC6FA" w14:textId="77777777" w:rsidR="00344E2C" w:rsidRPr="00344E2C" w:rsidRDefault="00344E2C" w:rsidP="00344E2C">
            <w:pPr>
              <w:spacing w:after="0" w:line="240" w:lineRule="auto"/>
              <w:rPr>
                <w:rFonts w:ascii="Times New Roman" w:eastAsia="Times New Roman" w:hAnsi="Times New Roman" w:cs="Times New Roman"/>
                <w:kern w:val="0"/>
                <w:sz w:val="20"/>
                <w:szCs w:val="20"/>
                <w14:ligatures w14:val="none"/>
              </w:rPr>
            </w:pPr>
          </w:p>
        </w:tc>
      </w:tr>
      <w:tr w:rsidR="00344E2C" w:rsidRPr="00344E2C" w14:paraId="1A668E59" w14:textId="77777777" w:rsidTr="00344E2C">
        <w:trPr>
          <w:tblCellSpacing w:w="15" w:type="dxa"/>
        </w:trPr>
        <w:tc>
          <w:tcPr>
            <w:tcW w:w="0" w:type="auto"/>
            <w:vAlign w:val="center"/>
            <w:hideMark/>
          </w:tcPr>
          <w:p w14:paraId="51AA415E" w14:textId="77777777" w:rsidR="00344E2C" w:rsidRPr="00344E2C" w:rsidRDefault="00344E2C" w:rsidP="00344E2C">
            <w:pPr>
              <w:spacing w:after="0" w:line="240" w:lineRule="auto"/>
              <w:jc w:val="center"/>
              <w:rPr>
                <w:rFonts w:ascii="Times New Roman" w:eastAsia="Times New Roman" w:hAnsi="Times New Roman" w:cs="Times New Roman"/>
                <w:b/>
                <w:bCs/>
                <w:kern w:val="0"/>
                <w14:ligatures w14:val="none"/>
              </w:rPr>
            </w:pPr>
            <w:r w:rsidRPr="00344E2C">
              <w:rPr>
                <w:rFonts w:ascii="Segoe UI Emoji" w:eastAsia="Times New Roman" w:hAnsi="Segoe UI Emoji" w:cs="Segoe UI Emoji"/>
                <w:b/>
                <w:bCs/>
                <w:kern w:val="0"/>
                <w14:ligatures w14:val="none"/>
              </w:rPr>
              <w:t>🌍</w:t>
            </w:r>
            <w:r w:rsidRPr="00344E2C">
              <w:rPr>
                <w:rFonts w:ascii="Times New Roman" w:eastAsia="Times New Roman" w:hAnsi="Times New Roman" w:cs="Times New Roman"/>
                <w:b/>
                <w:bCs/>
                <w:kern w:val="0"/>
                <w14:ligatures w14:val="none"/>
              </w:rPr>
              <w:t xml:space="preserve"> Culture &amp; Food</w:t>
            </w:r>
          </w:p>
        </w:tc>
        <w:tc>
          <w:tcPr>
            <w:tcW w:w="0" w:type="auto"/>
            <w:vAlign w:val="center"/>
            <w:hideMark/>
          </w:tcPr>
          <w:p w14:paraId="0B9A8A5E" w14:textId="77777777" w:rsidR="00344E2C" w:rsidRPr="00344E2C" w:rsidRDefault="00344E2C" w:rsidP="00344E2C">
            <w:pPr>
              <w:spacing w:after="0" w:line="240" w:lineRule="auto"/>
              <w:rPr>
                <w:rFonts w:ascii="Times New Roman" w:eastAsia="Times New Roman" w:hAnsi="Times New Roman" w:cs="Times New Roman"/>
                <w:kern w:val="0"/>
                <w14:ligatures w14:val="none"/>
              </w:rPr>
            </w:pPr>
            <w:r w:rsidRPr="00344E2C">
              <w:rPr>
                <w:rFonts w:ascii="Times New Roman" w:eastAsia="Times New Roman" w:hAnsi="Times New Roman" w:cs="Times New Roman"/>
                <w:kern w:val="0"/>
                <w14:ligatures w14:val="none"/>
              </w:rPr>
              <w:t>Cuisine, traditions, languages, daily rituals — what makes us different and similar?</w:t>
            </w:r>
          </w:p>
        </w:tc>
        <w:tc>
          <w:tcPr>
            <w:tcW w:w="0" w:type="auto"/>
            <w:vAlign w:val="center"/>
            <w:hideMark/>
          </w:tcPr>
          <w:p w14:paraId="42BAFC1C" w14:textId="77777777" w:rsidR="00344E2C" w:rsidRPr="00344E2C" w:rsidRDefault="00344E2C" w:rsidP="00344E2C">
            <w:pPr>
              <w:spacing w:after="0" w:line="240" w:lineRule="auto"/>
              <w:rPr>
                <w:rFonts w:ascii="Times New Roman" w:eastAsia="Times New Roman" w:hAnsi="Times New Roman" w:cs="Times New Roman"/>
                <w:kern w:val="0"/>
                <w:sz w:val="20"/>
                <w:szCs w:val="20"/>
                <w14:ligatures w14:val="none"/>
              </w:rPr>
            </w:pPr>
          </w:p>
        </w:tc>
      </w:tr>
      <w:tr w:rsidR="00344E2C" w:rsidRPr="00344E2C" w14:paraId="6813178B" w14:textId="77777777" w:rsidTr="00344E2C">
        <w:trPr>
          <w:tblCellSpacing w:w="15" w:type="dxa"/>
        </w:trPr>
        <w:tc>
          <w:tcPr>
            <w:tcW w:w="0" w:type="auto"/>
            <w:vAlign w:val="center"/>
            <w:hideMark/>
          </w:tcPr>
          <w:p w14:paraId="6B6FAD71" w14:textId="77777777" w:rsidR="00344E2C" w:rsidRPr="00344E2C" w:rsidRDefault="00344E2C" w:rsidP="00344E2C">
            <w:pPr>
              <w:spacing w:after="0" w:line="240" w:lineRule="auto"/>
              <w:jc w:val="center"/>
              <w:rPr>
                <w:rFonts w:ascii="Times New Roman" w:eastAsia="Times New Roman" w:hAnsi="Times New Roman" w:cs="Times New Roman"/>
                <w:b/>
                <w:bCs/>
                <w:kern w:val="0"/>
                <w14:ligatures w14:val="none"/>
              </w:rPr>
            </w:pPr>
            <w:r w:rsidRPr="00344E2C">
              <w:rPr>
                <w:rFonts w:ascii="Segoe UI Emoji" w:eastAsia="Times New Roman" w:hAnsi="Segoe UI Emoji" w:cs="Segoe UI Emoji"/>
                <w:b/>
                <w:bCs/>
                <w:kern w:val="0"/>
                <w14:ligatures w14:val="none"/>
              </w:rPr>
              <w:t>🕐</w:t>
            </w:r>
            <w:r w:rsidRPr="00344E2C">
              <w:rPr>
                <w:rFonts w:ascii="Times New Roman" w:eastAsia="Times New Roman" w:hAnsi="Times New Roman" w:cs="Times New Roman"/>
                <w:b/>
                <w:bCs/>
                <w:kern w:val="0"/>
                <w14:ligatures w14:val="none"/>
              </w:rPr>
              <w:t xml:space="preserve"> Daily Life</w:t>
            </w:r>
          </w:p>
        </w:tc>
        <w:tc>
          <w:tcPr>
            <w:tcW w:w="0" w:type="auto"/>
            <w:vAlign w:val="center"/>
            <w:hideMark/>
          </w:tcPr>
          <w:p w14:paraId="365DC256" w14:textId="77777777" w:rsidR="00344E2C" w:rsidRPr="00344E2C" w:rsidRDefault="00344E2C" w:rsidP="00344E2C">
            <w:pPr>
              <w:spacing w:after="0" w:line="240" w:lineRule="auto"/>
              <w:rPr>
                <w:rFonts w:ascii="Times New Roman" w:eastAsia="Times New Roman" w:hAnsi="Times New Roman" w:cs="Times New Roman"/>
                <w:kern w:val="0"/>
                <w14:ligatures w14:val="none"/>
              </w:rPr>
            </w:pPr>
            <w:r w:rsidRPr="00344E2C">
              <w:rPr>
                <w:rFonts w:ascii="Times New Roman" w:eastAsia="Times New Roman" w:hAnsi="Times New Roman" w:cs="Times New Roman"/>
                <w:kern w:val="0"/>
                <w14:ligatures w14:val="none"/>
              </w:rPr>
              <w:t>How we spend our time, commutes, work-life balance, sleep patterns</w:t>
            </w:r>
          </w:p>
        </w:tc>
        <w:tc>
          <w:tcPr>
            <w:tcW w:w="0" w:type="auto"/>
            <w:vAlign w:val="center"/>
            <w:hideMark/>
          </w:tcPr>
          <w:p w14:paraId="45F52180" w14:textId="77777777" w:rsidR="00344E2C" w:rsidRPr="00344E2C" w:rsidRDefault="00344E2C" w:rsidP="00344E2C">
            <w:pPr>
              <w:spacing w:after="0" w:line="240" w:lineRule="auto"/>
              <w:rPr>
                <w:rFonts w:ascii="Times New Roman" w:eastAsia="Times New Roman" w:hAnsi="Times New Roman" w:cs="Times New Roman"/>
                <w:kern w:val="0"/>
                <w:sz w:val="20"/>
                <w:szCs w:val="20"/>
                <w14:ligatures w14:val="none"/>
              </w:rPr>
            </w:pPr>
          </w:p>
        </w:tc>
      </w:tr>
    </w:tbl>
    <w:p w14:paraId="4924C231" w14:textId="28253F20" w:rsidR="00444BF3" w:rsidRDefault="00444BF3" w:rsidP="006E16E9"/>
    <w:p w14:paraId="11EF6166" w14:textId="77777777" w:rsidR="00344E2C" w:rsidRPr="00344E2C" w:rsidRDefault="00344E2C" w:rsidP="00344E2C">
      <w:pPr>
        <w:rPr>
          <w:b/>
          <w:bCs/>
        </w:rPr>
      </w:pPr>
      <w:r w:rsidRPr="00344E2C">
        <w:rPr>
          <w:b/>
          <w:bCs/>
        </w:rPr>
        <w:t>Competition Details</w:t>
      </w:r>
    </w:p>
    <w:p w14:paraId="2778522F" w14:textId="77777777" w:rsidR="00344E2C" w:rsidRPr="00344E2C" w:rsidRDefault="00344E2C" w:rsidP="00344E2C">
      <w:r w:rsidRPr="00344E2C">
        <w:rPr>
          <w:b/>
          <w:bCs/>
        </w:rPr>
        <w:t>What We're Looking For</w:t>
      </w:r>
    </w:p>
    <w:p w14:paraId="4DF59D88" w14:textId="77777777" w:rsidR="00344E2C" w:rsidRPr="00344E2C" w:rsidRDefault="00344E2C" w:rsidP="00344E2C">
      <w:r w:rsidRPr="00344E2C">
        <w:t xml:space="preserve">This isn't just a chart-making contest. We want to see </w:t>
      </w:r>
      <w:r w:rsidRPr="00344E2C">
        <w:rPr>
          <w:b/>
          <w:bCs/>
        </w:rPr>
        <w:t>data storytelling</w:t>
      </w:r>
      <w:r w:rsidRPr="00344E2C">
        <w:t xml:space="preserve"> at its finest:</w:t>
      </w:r>
    </w:p>
    <w:p w14:paraId="62A936AE" w14:textId="77777777" w:rsidR="00344E2C" w:rsidRPr="00344E2C" w:rsidRDefault="00344E2C" w:rsidP="00344E2C">
      <w:pPr>
        <w:numPr>
          <w:ilvl w:val="0"/>
          <w:numId w:val="2"/>
        </w:numPr>
      </w:pPr>
      <w:r w:rsidRPr="00344E2C">
        <w:t>A clear, compelling narrative that draws people in</w:t>
      </w:r>
    </w:p>
    <w:p w14:paraId="10A3ADF8" w14:textId="77777777" w:rsidR="00344E2C" w:rsidRPr="00344E2C" w:rsidRDefault="00344E2C" w:rsidP="00344E2C">
      <w:pPr>
        <w:numPr>
          <w:ilvl w:val="0"/>
          <w:numId w:val="2"/>
        </w:numPr>
      </w:pPr>
      <w:r w:rsidRPr="00344E2C">
        <w:t>A surprising discovery — something the audience didn't know before</w:t>
      </w:r>
    </w:p>
    <w:p w14:paraId="7255C720" w14:textId="77777777" w:rsidR="00344E2C" w:rsidRPr="00344E2C" w:rsidRDefault="00344E2C" w:rsidP="00344E2C">
      <w:pPr>
        <w:numPr>
          <w:ilvl w:val="0"/>
          <w:numId w:val="2"/>
        </w:numPr>
      </w:pPr>
      <w:r w:rsidRPr="00344E2C">
        <w:t>Beautiful, accessible design that guides the eye</w:t>
      </w:r>
    </w:p>
    <w:p w14:paraId="5FC51421" w14:textId="77777777" w:rsidR="00344E2C" w:rsidRPr="00344E2C" w:rsidRDefault="00344E2C" w:rsidP="00344E2C">
      <w:pPr>
        <w:numPr>
          <w:ilvl w:val="0"/>
          <w:numId w:val="2"/>
        </w:numPr>
      </w:pPr>
      <w:r w:rsidRPr="00344E2C">
        <w:t>Accurate data from credible, cited source</w:t>
      </w:r>
    </w:p>
    <w:p w14:paraId="26A2196C" w14:textId="77777777" w:rsidR="00344E2C" w:rsidRPr="00344E2C" w:rsidRDefault="00344E2C" w:rsidP="00344E2C">
      <w:r w:rsidRPr="00344E2C">
        <w:rPr>
          <w:b/>
          <w:bCs/>
        </w:rPr>
        <w:t>GenAI &amp; Advanced Techniques</w:t>
      </w:r>
    </w:p>
    <w:p w14:paraId="33B5F923" w14:textId="77777777" w:rsidR="00344E2C" w:rsidRPr="00344E2C" w:rsidRDefault="00344E2C" w:rsidP="00344E2C">
      <w:r w:rsidRPr="00344E2C">
        <w:t xml:space="preserve">We </w:t>
      </w:r>
      <w:r w:rsidRPr="00344E2C">
        <w:rPr>
          <w:b/>
          <w:bCs/>
        </w:rPr>
        <w:t>encourage</w:t>
      </w:r>
      <w:r w:rsidRPr="00344E2C">
        <w:t xml:space="preserve"> the use of GenAI, LLMs, and agentic AI as part of your workflow:</w:t>
      </w:r>
    </w:p>
    <w:p w14:paraId="67237054" w14:textId="77777777" w:rsidR="00344E2C" w:rsidRPr="00344E2C" w:rsidRDefault="00344E2C" w:rsidP="00344E2C">
      <w:pPr>
        <w:numPr>
          <w:ilvl w:val="0"/>
          <w:numId w:val="3"/>
        </w:numPr>
      </w:pPr>
      <w:r w:rsidRPr="00344E2C">
        <w:t>Data discovery &amp; cleaning</w:t>
      </w:r>
    </w:p>
    <w:p w14:paraId="559944B2" w14:textId="77777777" w:rsidR="00344E2C" w:rsidRPr="00344E2C" w:rsidRDefault="00344E2C" w:rsidP="00344E2C">
      <w:pPr>
        <w:numPr>
          <w:ilvl w:val="0"/>
          <w:numId w:val="3"/>
        </w:numPr>
      </w:pPr>
      <w:r w:rsidRPr="00344E2C">
        <w:t>Code generation for visualizations</w:t>
      </w:r>
    </w:p>
    <w:p w14:paraId="73ED3601" w14:textId="77777777" w:rsidR="00344E2C" w:rsidRPr="00344E2C" w:rsidRDefault="00344E2C" w:rsidP="00344E2C">
      <w:pPr>
        <w:numPr>
          <w:ilvl w:val="0"/>
          <w:numId w:val="3"/>
        </w:numPr>
      </w:pPr>
      <w:r w:rsidRPr="00344E2C">
        <w:t>Statistical modeling &amp; time-series analysis</w:t>
      </w:r>
    </w:p>
    <w:p w14:paraId="6E3DC04B" w14:textId="77777777" w:rsidR="00344E2C" w:rsidRPr="00344E2C" w:rsidRDefault="00344E2C" w:rsidP="00344E2C">
      <w:pPr>
        <w:numPr>
          <w:ilvl w:val="0"/>
          <w:numId w:val="3"/>
        </w:numPr>
      </w:pPr>
      <w:r w:rsidRPr="00344E2C">
        <w:t>NLP on text data (food reviews, cultural texts, survey responses)</w:t>
      </w:r>
    </w:p>
    <w:p w14:paraId="5206E7DE" w14:textId="77777777" w:rsidR="00344E2C" w:rsidRPr="00344E2C" w:rsidRDefault="00344E2C" w:rsidP="00344E2C">
      <w:pPr>
        <w:numPr>
          <w:ilvl w:val="0"/>
          <w:numId w:val="3"/>
        </w:numPr>
      </w:pPr>
      <w:r w:rsidRPr="00344E2C">
        <w:t>Narrative drafting &amp; insight generation</w:t>
      </w:r>
    </w:p>
    <w:p w14:paraId="6DFA1BC4" w14:textId="77777777" w:rsidR="00344E2C" w:rsidRPr="00344E2C" w:rsidRDefault="00344E2C" w:rsidP="00344E2C">
      <w:r w:rsidRPr="00344E2C">
        <w:t xml:space="preserve">Document how you used AI in your submission for a chance at the </w:t>
      </w:r>
      <w:r w:rsidRPr="00344E2C">
        <w:rPr>
          <w:b/>
          <w:bCs/>
        </w:rPr>
        <w:t>Best Use of GenAI</w:t>
      </w:r>
      <w:r w:rsidRPr="00344E2C">
        <w:t xml:space="preserve"> award.</w:t>
      </w:r>
    </w:p>
    <w:p w14:paraId="2F083287" w14:textId="77777777" w:rsidR="00344E2C" w:rsidRPr="00344E2C" w:rsidRDefault="00344E2C" w:rsidP="00344E2C">
      <w:r w:rsidRPr="00344E2C">
        <w:rPr>
          <w:b/>
          <w:bCs/>
        </w:rPr>
        <w:t>Judging</w:t>
      </w:r>
    </w:p>
    <w:p w14:paraId="6887367D" w14:textId="77777777" w:rsidR="00344E2C" w:rsidRPr="00344E2C" w:rsidRDefault="00344E2C" w:rsidP="00344E2C">
      <w:r w:rsidRPr="00344E2C">
        <w:t>A panel of judges comprised of subject matter experts and data visualization practitioners will evaluate submissions based on the following five criteria:</w:t>
      </w:r>
    </w:p>
    <w:p w14:paraId="26424443" w14:textId="77777777" w:rsidR="00344E2C" w:rsidRPr="00344E2C" w:rsidRDefault="00344E2C" w:rsidP="00344E2C">
      <w:pPr>
        <w:numPr>
          <w:ilvl w:val="0"/>
          <w:numId w:val="4"/>
        </w:numPr>
      </w:pPr>
      <w:r w:rsidRPr="00344E2C">
        <w:rPr>
          <w:b/>
          <w:bCs/>
        </w:rPr>
        <w:lastRenderedPageBreak/>
        <w:t>Data Storytelling &amp; Impact (30%)</w:t>
      </w:r>
      <w:r w:rsidRPr="00344E2C">
        <w:t xml:space="preserve"> — Is the story impactful? Clear narrative arc? Memorable? Helps audience understand and connect with the data story?</w:t>
      </w:r>
    </w:p>
    <w:p w14:paraId="57417290" w14:textId="77777777" w:rsidR="00344E2C" w:rsidRPr="00344E2C" w:rsidRDefault="00344E2C" w:rsidP="00344E2C">
      <w:pPr>
        <w:numPr>
          <w:ilvl w:val="0"/>
          <w:numId w:val="4"/>
        </w:numPr>
      </w:pPr>
      <w:r w:rsidRPr="00344E2C">
        <w:rPr>
          <w:b/>
          <w:bCs/>
        </w:rPr>
        <w:t>Discovery &amp; Innovation (25%)</w:t>
      </w:r>
      <w:r w:rsidRPr="00344E2C">
        <w:t xml:space="preserve"> — Surprising "I didn't know that!" moment? Innovative? Novel formats, design approaches, or analytical techniques?</w:t>
      </w:r>
    </w:p>
    <w:p w14:paraId="04D4EF4F" w14:textId="77777777" w:rsidR="00344E2C" w:rsidRPr="00344E2C" w:rsidRDefault="00344E2C" w:rsidP="00344E2C">
      <w:pPr>
        <w:numPr>
          <w:ilvl w:val="0"/>
          <w:numId w:val="4"/>
        </w:numPr>
      </w:pPr>
      <w:r w:rsidRPr="00344E2C">
        <w:rPr>
          <w:b/>
          <w:bCs/>
        </w:rPr>
        <w:t>Visual Design &amp; Aesthetics (20%)</w:t>
      </w:r>
      <w:r w:rsidRPr="00344E2C">
        <w:t xml:space="preserve"> — Aesthetically pleasing? Appropriate chart choices? Colors, fonts, spacing in harmony? Eye drawn to key elements? Free of clutter?</w:t>
      </w:r>
    </w:p>
    <w:p w14:paraId="77ED59E0" w14:textId="77777777" w:rsidR="00344E2C" w:rsidRPr="00344E2C" w:rsidRDefault="00344E2C" w:rsidP="00344E2C">
      <w:pPr>
        <w:numPr>
          <w:ilvl w:val="0"/>
          <w:numId w:val="4"/>
        </w:numPr>
      </w:pPr>
      <w:r w:rsidRPr="00344E2C">
        <w:rPr>
          <w:b/>
          <w:bCs/>
        </w:rPr>
        <w:t>Data Quality &amp; Inclusivity (15%)</w:t>
      </w:r>
      <w:r w:rsidRPr="00344E2C">
        <w:t xml:space="preserve"> — Sources cited and accessible? Analysis accurate? Accessible design (contrast, alt text, clear labels)? Inclusive language?</w:t>
      </w:r>
    </w:p>
    <w:p w14:paraId="679DDEB5" w14:textId="77777777" w:rsidR="00344E2C" w:rsidRPr="00344E2C" w:rsidRDefault="00344E2C" w:rsidP="00344E2C">
      <w:pPr>
        <w:numPr>
          <w:ilvl w:val="0"/>
          <w:numId w:val="4"/>
        </w:numPr>
      </w:pPr>
      <w:r w:rsidRPr="00344E2C">
        <w:rPr>
          <w:b/>
          <w:bCs/>
        </w:rPr>
        <w:t>Technical Execution &amp; Engagement (10%)</w:t>
      </w:r>
      <w:r w:rsidRPr="00344E2C">
        <w:t xml:space="preserve"> — Engaging and interactive? Clear user guidance (annotations, legends)? Polished? Tool mastery demonstrated?</w:t>
      </w:r>
    </w:p>
    <w:p w14:paraId="2E75BB2B" w14:textId="77777777" w:rsidR="00344E2C" w:rsidRPr="00344E2C" w:rsidRDefault="00344E2C" w:rsidP="00344E2C">
      <w:r w:rsidRPr="00344E2C">
        <w:t xml:space="preserve">More info: </w:t>
      </w:r>
      <w:hyperlink r:id="rId6" w:history="1">
        <w:r w:rsidRPr="00344E2C">
          <w:rPr>
            <w:rStyle w:val="Hyperlink"/>
          </w:rPr>
          <w:t>Amazon Accessibility Tools &amp; Resources</w:t>
        </w:r>
      </w:hyperlink>
      <w:r w:rsidRPr="00344E2C">
        <w:t xml:space="preserve"> | </w:t>
      </w:r>
      <w:hyperlink r:id="rId7" w:history="1">
        <w:r w:rsidRPr="00344E2C">
          <w:rPr>
            <w:rStyle w:val="Hyperlink"/>
          </w:rPr>
          <w:t>Tips to make your viz more accessible</w:t>
        </w:r>
      </w:hyperlink>
    </w:p>
    <w:p w14:paraId="759A2C4C" w14:textId="77777777" w:rsidR="00344E2C" w:rsidRPr="00344E2C" w:rsidRDefault="00344E2C" w:rsidP="00344E2C">
      <w:r w:rsidRPr="00344E2C">
        <w:rPr>
          <w:b/>
          <w:bCs/>
        </w:rPr>
        <w:t>Awards</w:t>
      </w:r>
    </w:p>
    <w:p w14:paraId="36A24AFC" w14:textId="77777777" w:rsidR="00344E2C" w:rsidRPr="00344E2C" w:rsidRDefault="00344E2C" w:rsidP="00344E2C">
      <w:r w:rsidRPr="00344E2C">
        <w:t>Each division will have finalists notified by &lt;XXX&gt; with invitation to travel to Analyticon AMER (unfunded; please check with your manager on travel budget) and present their entry. A winner in each division will be crowned champion live at the AMER Viz Con &lt;XXX&gt;. Aside from overall winners, this year's special awards 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6"/>
        <w:gridCol w:w="6774"/>
      </w:tblGrid>
      <w:tr w:rsidR="00344E2C" w:rsidRPr="00344E2C" w14:paraId="540AEC2F" w14:textId="77777777" w:rsidTr="00344E2C">
        <w:trPr>
          <w:tblCellSpacing w:w="15" w:type="dxa"/>
        </w:trPr>
        <w:tc>
          <w:tcPr>
            <w:tcW w:w="0" w:type="auto"/>
            <w:vAlign w:val="center"/>
            <w:hideMark/>
          </w:tcPr>
          <w:p w14:paraId="0B236444" w14:textId="77777777" w:rsidR="00344E2C" w:rsidRPr="00344E2C" w:rsidRDefault="00344E2C" w:rsidP="00344E2C">
            <w:pPr>
              <w:rPr>
                <w:b/>
                <w:bCs/>
              </w:rPr>
            </w:pPr>
            <w:r w:rsidRPr="00344E2C">
              <w:rPr>
                <w:b/>
                <w:bCs/>
              </w:rPr>
              <w:t>Award</w:t>
            </w:r>
          </w:p>
        </w:tc>
        <w:tc>
          <w:tcPr>
            <w:tcW w:w="0" w:type="auto"/>
            <w:vAlign w:val="center"/>
            <w:hideMark/>
          </w:tcPr>
          <w:p w14:paraId="67CA3973" w14:textId="77777777" w:rsidR="00344E2C" w:rsidRPr="00344E2C" w:rsidRDefault="00344E2C" w:rsidP="00344E2C">
            <w:pPr>
              <w:rPr>
                <w:b/>
                <w:bCs/>
              </w:rPr>
            </w:pPr>
            <w:r w:rsidRPr="00344E2C">
              <w:rPr>
                <w:b/>
                <w:bCs/>
              </w:rPr>
              <w:t>Description</w:t>
            </w:r>
          </w:p>
        </w:tc>
      </w:tr>
      <w:tr w:rsidR="00344E2C" w:rsidRPr="00344E2C" w14:paraId="1674FB87" w14:textId="77777777" w:rsidTr="00344E2C">
        <w:trPr>
          <w:tblCellSpacing w:w="15" w:type="dxa"/>
        </w:trPr>
        <w:tc>
          <w:tcPr>
            <w:tcW w:w="0" w:type="auto"/>
            <w:vAlign w:val="center"/>
            <w:hideMark/>
          </w:tcPr>
          <w:p w14:paraId="4213A722" w14:textId="77777777" w:rsidR="00344E2C" w:rsidRPr="00344E2C" w:rsidRDefault="00344E2C" w:rsidP="00344E2C">
            <w:r w:rsidRPr="00344E2C">
              <w:rPr>
                <w:rFonts w:ascii="Segoe UI Emoji" w:hAnsi="Segoe UI Emoji" w:cs="Segoe UI Emoji"/>
              </w:rPr>
              <w:t>🏆</w:t>
            </w:r>
            <w:r w:rsidRPr="00344E2C">
              <w:t xml:space="preserve"> </w:t>
            </w:r>
            <w:r w:rsidRPr="00344E2C">
              <w:rPr>
                <w:b/>
                <w:bCs/>
              </w:rPr>
              <w:t>Grand Champion</w:t>
            </w:r>
          </w:p>
        </w:tc>
        <w:tc>
          <w:tcPr>
            <w:tcW w:w="0" w:type="auto"/>
            <w:vAlign w:val="center"/>
            <w:hideMark/>
          </w:tcPr>
          <w:p w14:paraId="06FF97F3" w14:textId="77777777" w:rsidR="00344E2C" w:rsidRPr="00344E2C" w:rsidRDefault="00344E2C" w:rsidP="00344E2C">
            <w:r w:rsidRPr="00344E2C">
              <w:t>Highest overall aggregate score across all criteria</w:t>
            </w:r>
          </w:p>
        </w:tc>
      </w:tr>
      <w:tr w:rsidR="00344E2C" w:rsidRPr="00344E2C" w14:paraId="35E776DF" w14:textId="77777777" w:rsidTr="00344E2C">
        <w:trPr>
          <w:tblCellSpacing w:w="15" w:type="dxa"/>
        </w:trPr>
        <w:tc>
          <w:tcPr>
            <w:tcW w:w="0" w:type="auto"/>
            <w:vAlign w:val="center"/>
            <w:hideMark/>
          </w:tcPr>
          <w:p w14:paraId="20E23101" w14:textId="77777777" w:rsidR="00344E2C" w:rsidRPr="00344E2C" w:rsidRDefault="00344E2C" w:rsidP="00344E2C">
            <w:r w:rsidRPr="00344E2C">
              <w:rPr>
                <w:rFonts w:ascii="Segoe UI Emoji" w:hAnsi="Segoe UI Emoji" w:cs="Segoe UI Emoji"/>
              </w:rPr>
              <w:t>📖</w:t>
            </w:r>
            <w:r w:rsidRPr="00344E2C">
              <w:t xml:space="preserve"> </w:t>
            </w:r>
            <w:r w:rsidRPr="00344E2C">
              <w:rPr>
                <w:b/>
                <w:bCs/>
              </w:rPr>
              <w:t>Best Data Story</w:t>
            </w:r>
          </w:p>
        </w:tc>
        <w:tc>
          <w:tcPr>
            <w:tcW w:w="0" w:type="auto"/>
            <w:vAlign w:val="center"/>
            <w:hideMark/>
          </w:tcPr>
          <w:p w14:paraId="207EA75E" w14:textId="77777777" w:rsidR="00344E2C" w:rsidRPr="00344E2C" w:rsidRDefault="00344E2C" w:rsidP="00344E2C">
            <w:r w:rsidRPr="00344E2C">
              <w:t>Most compelling narrative arc and audience engagement</w:t>
            </w:r>
          </w:p>
        </w:tc>
      </w:tr>
      <w:tr w:rsidR="00344E2C" w:rsidRPr="00344E2C" w14:paraId="39A0E8CF" w14:textId="77777777" w:rsidTr="00344E2C">
        <w:trPr>
          <w:tblCellSpacing w:w="15" w:type="dxa"/>
        </w:trPr>
        <w:tc>
          <w:tcPr>
            <w:tcW w:w="0" w:type="auto"/>
            <w:vAlign w:val="center"/>
            <w:hideMark/>
          </w:tcPr>
          <w:p w14:paraId="0BC82BEC" w14:textId="77777777" w:rsidR="00344E2C" w:rsidRPr="00344E2C" w:rsidRDefault="00344E2C" w:rsidP="00344E2C">
            <w:r w:rsidRPr="00344E2C">
              <w:rPr>
                <w:rFonts w:ascii="Segoe UI Emoji" w:hAnsi="Segoe UI Emoji" w:cs="Segoe UI Emoji"/>
              </w:rPr>
              <w:t>🔍</w:t>
            </w:r>
            <w:r w:rsidRPr="00344E2C">
              <w:t xml:space="preserve"> </w:t>
            </w:r>
            <w:r w:rsidRPr="00344E2C">
              <w:rPr>
                <w:b/>
                <w:bCs/>
              </w:rPr>
              <w:t>Best Discovery</w:t>
            </w:r>
          </w:p>
        </w:tc>
        <w:tc>
          <w:tcPr>
            <w:tcW w:w="0" w:type="auto"/>
            <w:vAlign w:val="center"/>
            <w:hideMark/>
          </w:tcPr>
          <w:p w14:paraId="1949A739" w14:textId="77777777" w:rsidR="00344E2C" w:rsidRPr="00344E2C" w:rsidRDefault="00344E2C" w:rsidP="00344E2C">
            <w:r w:rsidRPr="00344E2C">
              <w:t>Most surprising insight — the "I had no idea!" award</w:t>
            </w:r>
          </w:p>
        </w:tc>
      </w:tr>
      <w:tr w:rsidR="00344E2C" w:rsidRPr="00344E2C" w14:paraId="01BDF082" w14:textId="77777777" w:rsidTr="00344E2C">
        <w:trPr>
          <w:tblCellSpacing w:w="15" w:type="dxa"/>
        </w:trPr>
        <w:tc>
          <w:tcPr>
            <w:tcW w:w="0" w:type="auto"/>
            <w:vAlign w:val="center"/>
            <w:hideMark/>
          </w:tcPr>
          <w:p w14:paraId="6D102264" w14:textId="77777777" w:rsidR="00344E2C" w:rsidRPr="00344E2C" w:rsidRDefault="00344E2C" w:rsidP="00344E2C">
            <w:r w:rsidRPr="00344E2C">
              <w:rPr>
                <w:rFonts w:ascii="Segoe UI Emoji" w:hAnsi="Segoe UI Emoji" w:cs="Segoe UI Emoji"/>
              </w:rPr>
              <w:t>🎨</w:t>
            </w:r>
            <w:r w:rsidRPr="00344E2C">
              <w:t xml:space="preserve"> </w:t>
            </w:r>
            <w:r w:rsidRPr="00344E2C">
              <w:rPr>
                <w:b/>
                <w:bCs/>
              </w:rPr>
              <w:t>Best Visual Design</w:t>
            </w:r>
          </w:p>
        </w:tc>
        <w:tc>
          <w:tcPr>
            <w:tcW w:w="0" w:type="auto"/>
            <w:vAlign w:val="center"/>
            <w:hideMark/>
          </w:tcPr>
          <w:p w14:paraId="1F044453" w14:textId="77777777" w:rsidR="00344E2C" w:rsidRPr="00344E2C" w:rsidRDefault="00344E2C" w:rsidP="00344E2C">
            <w:r w:rsidRPr="00344E2C">
              <w:t>Most beautiful, harmonious, and effective visual execution</w:t>
            </w:r>
          </w:p>
        </w:tc>
      </w:tr>
      <w:tr w:rsidR="00344E2C" w:rsidRPr="00344E2C" w14:paraId="3C035411" w14:textId="77777777" w:rsidTr="00344E2C">
        <w:trPr>
          <w:tblCellSpacing w:w="15" w:type="dxa"/>
        </w:trPr>
        <w:tc>
          <w:tcPr>
            <w:tcW w:w="0" w:type="auto"/>
            <w:vAlign w:val="center"/>
            <w:hideMark/>
          </w:tcPr>
          <w:p w14:paraId="6EC06239" w14:textId="77777777" w:rsidR="00344E2C" w:rsidRPr="00344E2C" w:rsidRDefault="00344E2C" w:rsidP="00344E2C">
            <w:r w:rsidRPr="00344E2C">
              <w:rPr>
                <w:rFonts w:ascii="Segoe UI Emoji" w:hAnsi="Segoe UI Emoji" w:cs="Segoe UI Emoji"/>
              </w:rPr>
              <w:t>🛠️</w:t>
            </w:r>
            <w:r w:rsidRPr="00344E2C">
              <w:t xml:space="preserve"> </w:t>
            </w:r>
            <w:r w:rsidRPr="00344E2C">
              <w:rPr>
                <w:b/>
                <w:bCs/>
              </w:rPr>
              <w:t>Best Use of GenAI</w:t>
            </w:r>
          </w:p>
        </w:tc>
        <w:tc>
          <w:tcPr>
            <w:tcW w:w="0" w:type="auto"/>
            <w:vAlign w:val="center"/>
            <w:hideMark/>
          </w:tcPr>
          <w:p w14:paraId="65850AFC" w14:textId="77777777" w:rsidR="00344E2C" w:rsidRPr="00344E2C" w:rsidRDefault="00344E2C" w:rsidP="00344E2C">
            <w:r w:rsidRPr="00344E2C">
              <w:t>Most innovative use of AI tools in the workflow (must be documented)</w:t>
            </w:r>
          </w:p>
        </w:tc>
      </w:tr>
      <w:tr w:rsidR="00344E2C" w:rsidRPr="00344E2C" w14:paraId="7CA2487E" w14:textId="77777777" w:rsidTr="00344E2C">
        <w:trPr>
          <w:tblCellSpacing w:w="15" w:type="dxa"/>
        </w:trPr>
        <w:tc>
          <w:tcPr>
            <w:tcW w:w="0" w:type="auto"/>
            <w:vAlign w:val="center"/>
            <w:hideMark/>
          </w:tcPr>
          <w:p w14:paraId="66BCE6F1" w14:textId="77777777" w:rsidR="00344E2C" w:rsidRPr="00344E2C" w:rsidRDefault="00344E2C" w:rsidP="00344E2C">
            <w:r w:rsidRPr="00344E2C">
              <w:rPr>
                <w:rFonts w:ascii="Segoe UI Emoji" w:hAnsi="Segoe UI Emoji" w:cs="Segoe UI Emoji"/>
              </w:rPr>
              <w:t>🌍</w:t>
            </w:r>
            <w:r w:rsidRPr="00344E2C">
              <w:t xml:space="preserve"> </w:t>
            </w:r>
            <w:r w:rsidRPr="00344E2C">
              <w:rPr>
                <w:b/>
                <w:bCs/>
              </w:rPr>
              <w:t>Honorable Mentions</w:t>
            </w:r>
          </w:p>
        </w:tc>
        <w:tc>
          <w:tcPr>
            <w:tcW w:w="0" w:type="auto"/>
            <w:vAlign w:val="center"/>
            <w:hideMark/>
          </w:tcPr>
          <w:p w14:paraId="77F4926D" w14:textId="77777777" w:rsidR="00344E2C" w:rsidRPr="00344E2C" w:rsidRDefault="00344E2C" w:rsidP="00344E2C">
            <w:r w:rsidRPr="00344E2C">
              <w:t>Regional recognition (AMER, EMEA, APAC)</w:t>
            </w:r>
          </w:p>
        </w:tc>
      </w:tr>
      <w:tr w:rsidR="00344E2C" w:rsidRPr="00344E2C" w14:paraId="3075B37E" w14:textId="77777777" w:rsidTr="00344E2C">
        <w:trPr>
          <w:tblCellSpacing w:w="15" w:type="dxa"/>
        </w:trPr>
        <w:tc>
          <w:tcPr>
            <w:tcW w:w="0" w:type="auto"/>
            <w:vAlign w:val="center"/>
            <w:hideMark/>
          </w:tcPr>
          <w:p w14:paraId="78C4155D" w14:textId="77777777" w:rsidR="00344E2C" w:rsidRPr="00344E2C" w:rsidRDefault="00344E2C" w:rsidP="00344E2C">
            <w:r w:rsidRPr="00344E2C">
              <w:rPr>
                <w:rFonts w:ascii="Segoe UI Emoji" w:hAnsi="Segoe UI Emoji" w:cs="Segoe UI Emoji"/>
              </w:rPr>
              <w:t>👥</w:t>
            </w:r>
            <w:r w:rsidRPr="00344E2C">
              <w:t xml:space="preserve"> </w:t>
            </w:r>
            <w:r w:rsidRPr="00344E2C">
              <w:rPr>
                <w:b/>
                <w:bCs/>
              </w:rPr>
              <w:t>People's Choice</w:t>
            </w:r>
          </w:p>
        </w:tc>
        <w:tc>
          <w:tcPr>
            <w:tcW w:w="0" w:type="auto"/>
            <w:vAlign w:val="center"/>
            <w:hideMark/>
          </w:tcPr>
          <w:p w14:paraId="157479EA" w14:textId="77777777" w:rsidR="00344E2C" w:rsidRPr="00344E2C" w:rsidRDefault="00344E2C" w:rsidP="00344E2C">
            <w:r w:rsidRPr="00344E2C">
              <w:t>Community voted favorite</w:t>
            </w:r>
          </w:p>
        </w:tc>
      </w:tr>
    </w:tbl>
    <w:p w14:paraId="231EB18D" w14:textId="77777777" w:rsidR="00344E2C" w:rsidRDefault="00344E2C" w:rsidP="00344E2C">
      <w:pPr>
        <w:rPr>
          <w:b/>
          <w:bCs/>
        </w:rPr>
      </w:pPr>
    </w:p>
    <w:p w14:paraId="1DB1CE9D" w14:textId="057636BD" w:rsidR="00344E2C" w:rsidRPr="00344E2C" w:rsidRDefault="00344E2C" w:rsidP="00344E2C">
      <w:pPr>
        <w:rPr>
          <w:b/>
          <w:bCs/>
        </w:rPr>
      </w:pPr>
      <w:r w:rsidRPr="00344E2C">
        <w:rPr>
          <w:b/>
          <w:bCs/>
        </w:rPr>
        <w:lastRenderedPageBreak/>
        <w:t>Getting Started</w:t>
      </w:r>
    </w:p>
    <w:p w14:paraId="4950286A" w14:textId="77777777" w:rsidR="00344E2C" w:rsidRPr="00344E2C" w:rsidRDefault="00344E2C" w:rsidP="00344E2C">
      <w:r w:rsidRPr="00344E2C">
        <w:rPr>
          <w:b/>
          <w:bCs/>
        </w:rPr>
        <w:t>Step 1: Register Your Entry</w:t>
      </w:r>
    </w:p>
    <w:p w14:paraId="232B3A02" w14:textId="77777777" w:rsidR="00344E2C" w:rsidRPr="00344E2C" w:rsidRDefault="00344E2C" w:rsidP="00344E2C">
      <w:r w:rsidRPr="00344E2C">
        <w:t>Registration is simple and takes ~2 minutes. We only need basic information: team/participant name(s), region, preferred track, and tentative dataset/tech choices. You're not locked into details yet.</w:t>
      </w:r>
      <w:r w:rsidRPr="00344E2C">
        <w:br/>
      </w:r>
      <w:r w:rsidRPr="00344E2C">
        <w:br/>
      </w:r>
      <w:hyperlink r:id="rId8" w:history="1">
        <w:r w:rsidRPr="00344E2C">
          <w:rPr>
            <w:rStyle w:val="Hyperlink"/>
            <w:b/>
            <w:bCs/>
          </w:rPr>
          <w:t>Register here now!</w:t>
        </w:r>
      </w:hyperlink>
    </w:p>
    <w:p w14:paraId="4C5D2DDA" w14:textId="77777777" w:rsidR="00344E2C" w:rsidRPr="00344E2C" w:rsidRDefault="00344E2C" w:rsidP="00344E2C">
      <w:r w:rsidRPr="00344E2C">
        <w:rPr>
          <w:b/>
          <w:bCs/>
        </w:rPr>
        <w:t>Step 2: Explore the Data</w:t>
      </w:r>
    </w:p>
    <w:p w14:paraId="2DB4D6D8" w14:textId="77777777" w:rsidR="00344E2C" w:rsidRPr="00344E2C" w:rsidRDefault="00344E2C" w:rsidP="00344E2C">
      <w:r w:rsidRPr="00344E2C">
        <w:t>We encourage you to source your own data as long as they're public/free. To get you started, below are some of the sample curated datasets from public sources. </w:t>
      </w:r>
    </w:p>
    <w:p w14:paraId="0DA2DD5C" w14:textId="77777777" w:rsidR="00344E2C" w:rsidRPr="00344E2C" w:rsidRDefault="00344E2C" w:rsidP="00344E2C">
      <w:r w:rsidRPr="00344E2C">
        <w:rPr>
          <w:b/>
          <w:bCs/>
        </w:rPr>
        <w:t>BYOD (Bring Your Own Data)</w:t>
      </w:r>
    </w:p>
    <w:p w14:paraId="3C12D170" w14:textId="77777777" w:rsidR="00344E2C" w:rsidRPr="00344E2C" w:rsidRDefault="00344E2C" w:rsidP="00344E2C">
      <w:r w:rsidRPr="00344E2C">
        <w:t>Bring any publicly available data that tells a story about how the world lives.</w:t>
      </w:r>
    </w:p>
    <w:tbl>
      <w:tblPr>
        <w:tblW w:w="1011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63"/>
        <w:gridCol w:w="3618"/>
        <w:gridCol w:w="3829"/>
      </w:tblGrid>
      <w:tr w:rsidR="00344E2C" w:rsidRPr="00344E2C" w14:paraId="75C8F84B" w14:textId="77777777" w:rsidTr="00344E2C">
        <w:trPr>
          <w:tblCellSpacing w:w="15" w:type="dxa"/>
        </w:trPr>
        <w:tc>
          <w:tcPr>
            <w:tcW w:w="2700" w:type="dxa"/>
            <w:vAlign w:val="center"/>
            <w:hideMark/>
          </w:tcPr>
          <w:p w14:paraId="38F98650" w14:textId="77777777" w:rsidR="00344E2C" w:rsidRPr="00344E2C" w:rsidRDefault="00344E2C" w:rsidP="00344E2C">
            <w:pPr>
              <w:rPr>
                <w:b/>
                <w:bCs/>
              </w:rPr>
            </w:pPr>
            <w:r w:rsidRPr="00344E2C">
              <w:rPr>
                <w:b/>
                <w:bCs/>
              </w:rPr>
              <w:t>Portal</w:t>
            </w:r>
          </w:p>
        </w:tc>
        <w:tc>
          <w:tcPr>
            <w:tcW w:w="3690" w:type="dxa"/>
            <w:vAlign w:val="center"/>
            <w:hideMark/>
          </w:tcPr>
          <w:p w14:paraId="57A26F9F" w14:textId="77777777" w:rsidR="00344E2C" w:rsidRPr="00344E2C" w:rsidRDefault="00344E2C" w:rsidP="00344E2C">
            <w:pPr>
              <w:rPr>
                <w:b/>
                <w:bCs/>
              </w:rPr>
            </w:pPr>
            <w:r w:rsidRPr="00344E2C">
              <w:rPr>
                <w:b/>
                <w:bCs/>
              </w:rPr>
              <w:t>Best For</w:t>
            </w:r>
          </w:p>
        </w:tc>
        <w:tc>
          <w:tcPr>
            <w:tcW w:w="3675" w:type="dxa"/>
            <w:vAlign w:val="center"/>
            <w:hideMark/>
          </w:tcPr>
          <w:p w14:paraId="0DA10852" w14:textId="77777777" w:rsidR="00344E2C" w:rsidRPr="00344E2C" w:rsidRDefault="00344E2C" w:rsidP="00344E2C">
            <w:pPr>
              <w:rPr>
                <w:b/>
                <w:bCs/>
              </w:rPr>
            </w:pPr>
            <w:r w:rsidRPr="00344E2C">
              <w:rPr>
                <w:b/>
                <w:bCs/>
              </w:rPr>
              <w:t>Link</w:t>
            </w:r>
          </w:p>
        </w:tc>
      </w:tr>
      <w:tr w:rsidR="00344E2C" w:rsidRPr="00344E2C" w14:paraId="5BAB8716" w14:textId="77777777" w:rsidTr="00344E2C">
        <w:trPr>
          <w:tblCellSpacing w:w="15" w:type="dxa"/>
        </w:trPr>
        <w:tc>
          <w:tcPr>
            <w:tcW w:w="2700" w:type="dxa"/>
            <w:vAlign w:val="center"/>
            <w:hideMark/>
          </w:tcPr>
          <w:p w14:paraId="39EA5287" w14:textId="77777777" w:rsidR="00344E2C" w:rsidRPr="00344E2C" w:rsidRDefault="00344E2C" w:rsidP="00344E2C">
            <w:r w:rsidRPr="00344E2C">
              <w:t>Kaggle</w:t>
            </w:r>
          </w:p>
        </w:tc>
        <w:tc>
          <w:tcPr>
            <w:tcW w:w="3690" w:type="dxa"/>
            <w:vAlign w:val="center"/>
            <w:hideMark/>
          </w:tcPr>
          <w:p w14:paraId="6D6CD37E" w14:textId="77777777" w:rsidR="00344E2C" w:rsidRPr="00344E2C" w:rsidRDefault="00344E2C" w:rsidP="00344E2C">
            <w:r w:rsidRPr="00344E2C">
              <w:t>Everything</w:t>
            </w:r>
          </w:p>
        </w:tc>
        <w:tc>
          <w:tcPr>
            <w:tcW w:w="3675" w:type="dxa"/>
            <w:vAlign w:val="center"/>
            <w:hideMark/>
          </w:tcPr>
          <w:p w14:paraId="02FA696F" w14:textId="77777777" w:rsidR="00344E2C" w:rsidRPr="00344E2C" w:rsidRDefault="00344E2C" w:rsidP="00344E2C">
            <w:hyperlink r:id="rId9" w:history="1">
              <w:r w:rsidRPr="00344E2C">
                <w:rPr>
                  <w:rStyle w:val="Hyperlink"/>
                </w:rPr>
                <w:t>kaggle.com/datasets</w:t>
              </w:r>
            </w:hyperlink>
          </w:p>
        </w:tc>
      </w:tr>
      <w:tr w:rsidR="00344E2C" w:rsidRPr="00344E2C" w14:paraId="6B570002" w14:textId="77777777" w:rsidTr="00344E2C">
        <w:trPr>
          <w:tblCellSpacing w:w="15" w:type="dxa"/>
        </w:trPr>
        <w:tc>
          <w:tcPr>
            <w:tcW w:w="2700" w:type="dxa"/>
            <w:vAlign w:val="center"/>
            <w:hideMark/>
          </w:tcPr>
          <w:p w14:paraId="5E6A46F0" w14:textId="77777777" w:rsidR="00344E2C" w:rsidRPr="00344E2C" w:rsidRDefault="00344E2C" w:rsidP="00344E2C">
            <w:r w:rsidRPr="00344E2C">
              <w:t>OECD Data Explorer</w:t>
            </w:r>
          </w:p>
        </w:tc>
        <w:tc>
          <w:tcPr>
            <w:tcW w:w="3690" w:type="dxa"/>
            <w:vAlign w:val="center"/>
            <w:hideMark/>
          </w:tcPr>
          <w:p w14:paraId="2E303DE7" w14:textId="77777777" w:rsidR="00344E2C" w:rsidRPr="00344E2C" w:rsidRDefault="00344E2C" w:rsidP="00344E2C">
            <w:r w:rsidRPr="00344E2C">
              <w:t>Well-being, time use, family, health</w:t>
            </w:r>
          </w:p>
        </w:tc>
        <w:tc>
          <w:tcPr>
            <w:tcW w:w="3675" w:type="dxa"/>
            <w:vAlign w:val="center"/>
            <w:hideMark/>
          </w:tcPr>
          <w:p w14:paraId="0BC3A329" w14:textId="77777777" w:rsidR="00344E2C" w:rsidRPr="00344E2C" w:rsidRDefault="00344E2C" w:rsidP="00344E2C">
            <w:hyperlink r:id="rId10" w:history="1">
              <w:r w:rsidRPr="00344E2C">
                <w:rPr>
                  <w:rStyle w:val="Hyperlink"/>
                </w:rPr>
                <w:t>data-explorer.oecd.org</w:t>
              </w:r>
            </w:hyperlink>
          </w:p>
        </w:tc>
      </w:tr>
      <w:tr w:rsidR="00344E2C" w:rsidRPr="00344E2C" w14:paraId="6C710780" w14:textId="77777777" w:rsidTr="00344E2C">
        <w:trPr>
          <w:tblCellSpacing w:w="15" w:type="dxa"/>
        </w:trPr>
        <w:tc>
          <w:tcPr>
            <w:tcW w:w="2700" w:type="dxa"/>
            <w:vAlign w:val="center"/>
            <w:hideMark/>
          </w:tcPr>
          <w:p w14:paraId="03A83BB3" w14:textId="77777777" w:rsidR="00344E2C" w:rsidRPr="00344E2C" w:rsidRDefault="00344E2C" w:rsidP="00344E2C">
            <w:r w:rsidRPr="00344E2C">
              <w:t>Our World in Data</w:t>
            </w:r>
          </w:p>
        </w:tc>
        <w:tc>
          <w:tcPr>
            <w:tcW w:w="3690" w:type="dxa"/>
            <w:vAlign w:val="center"/>
            <w:hideMark/>
          </w:tcPr>
          <w:p w14:paraId="6806F5F3" w14:textId="77777777" w:rsidR="00344E2C" w:rsidRPr="00344E2C" w:rsidRDefault="00344E2C" w:rsidP="00344E2C">
            <w:r w:rsidRPr="00344E2C">
              <w:t>Clean CSVs on global trends</w:t>
            </w:r>
          </w:p>
        </w:tc>
        <w:tc>
          <w:tcPr>
            <w:tcW w:w="3675" w:type="dxa"/>
            <w:vAlign w:val="center"/>
            <w:hideMark/>
          </w:tcPr>
          <w:p w14:paraId="6E1666C2" w14:textId="77777777" w:rsidR="00344E2C" w:rsidRPr="00344E2C" w:rsidRDefault="00344E2C" w:rsidP="00344E2C">
            <w:hyperlink r:id="rId11" w:history="1">
              <w:r w:rsidRPr="00344E2C">
                <w:rPr>
                  <w:rStyle w:val="Hyperlink"/>
                </w:rPr>
                <w:t>github.com/owid</w:t>
              </w:r>
            </w:hyperlink>
          </w:p>
        </w:tc>
      </w:tr>
      <w:tr w:rsidR="00344E2C" w:rsidRPr="00344E2C" w14:paraId="280E0CDD" w14:textId="77777777" w:rsidTr="00344E2C">
        <w:trPr>
          <w:tblCellSpacing w:w="15" w:type="dxa"/>
        </w:trPr>
        <w:tc>
          <w:tcPr>
            <w:tcW w:w="2700" w:type="dxa"/>
            <w:vAlign w:val="center"/>
            <w:hideMark/>
          </w:tcPr>
          <w:p w14:paraId="4739B069" w14:textId="77777777" w:rsidR="00344E2C" w:rsidRPr="00344E2C" w:rsidRDefault="00344E2C" w:rsidP="00344E2C">
            <w:r w:rsidRPr="00344E2C">
              <w:t>World Bank</w:t>
            </w:r>
          </w:p>
        </w:tc>
        <w:tc>
          <w:tcPr>
            <w:tcW w:w="3690" w:type="dxa"/>
            <w:vAlign w:val="center"/>
            <w:hideMark/>
          </w:tcPr>
          <w:p w14:paraId="0B31902D" w14:textId="77777777" w:rsidR="00344E2C" w:rsidRPr="00344E2C" w:rsidRDefault="00344E2C" w:rsidP="00344E2C">
            <w:r w:rsidRPr="00344E2C">
              <w:t>Development indicators</w:t>
            </w:r>
          </w:p>
        </w:tc>
        <w:tc>
          <w:tcPr>
            <w:tcW w:w="3675" w:type="dxa"/>
            <w:vAlign w:val="center"/>
            <w:hideMark/>
          </w:tcPr>
          <w:p w14:paraId="0774D4A2" w14:textId="77777777" w:rsidR="00344E2C" w:rsidRPr="00344E2C" w:rsidRDefault="00344E2C" w:rsidP="00344E2C">
            <w:hyperlink r:id="rId12" w:history="1">
              <w:r w:rsidRPr="00344E2C">
                <w:rPr>
                  <w:rStyle w:val="Hyperlink"/>
                </w:rPr>
                <w:t>data.worldbank.org</w:t>
              </w:r>
            </w:hyperlink>
          </w:p>
        </w:tc>
      </w:tr>
      <w:tr w:rsidR="00344E2C" w:rsidRPr="00344E2C" w14:paraId="4F77F2DC" w14:textId="77777777" w:rsidTr="00344E2C">
        <w:trPr>
          <w:tblCellSpacing w:w="15" w:type="dxa"/>
        </w:trPr>
        <w:tc>
          <w:tcPr>
            <w:tcW w:w="2700" w:type="dxa"/>
            <w:vAlign w:val="center"/>
            <w:hideMark/>
          </w:tcPr>
          <w:p w14:paraId="3E105519" w14:textId="77777777" w:rsidR="00344E2C" w:rsidRPr="00344E2C" w:rsidRDefault="00344E2C" w:rsidP="00344E2C">
            <w:r w:rsidRPr="00344E2C">
              <w:t>Google Dataset Search</w:t>
            </w:r>
          </w:p>
        </w:tc>
        <w:tc>
          <w:tcPr>
            <w:tcW w:w="3690" w:type="dxa"/>
            <w:vAlign w:val="center"/>
            <w:hideMark/>
          </w:tcPr>
          <w:p w14:paraId="139D7F9E" w14:textId="77777777" w:rsidR="00344E2C" w:rsidRPr="00344E2C" w:rsidRDefault="00344E2C" w:rsidP="00344E2C">
            <w:r w:rsidRPr="00344E2C">
              <w:t>Find anything public</w:t>
            </w:r>
          </w:p>
        </w:tc>
        <w:tc>
          <w:tcPr>
            <w:tcW w:w="3675" w:type="dxa"/>
            <w:vAlign w:val="center"/>
            <w:hideMark/>
          </w:tcPr>
          <w:p w14:paraId="1C359A94" w14:textId="77777777" w:rsidR="00344E2C" w:rsidRPr="00344E2C" w:rsidRDefault="00344E2C" w:rsidP="00344E2C">
            <w:hyperlink r:id="rId13" w:history="1">
              <w:r w:rsidRPr="00344E2C">
                <w:rPr>
                  <w:rStyle w:val="Hyperlink"/>
                </w:rPr>
                <w:t>datasetsearch.research.google.com</w:t>
              </w:r>
            </w:hyperlink>
          </w:p>
        </w:tc>
      </w:tr>
    </w:tbl>
    <w:p w14:paraId="47ACCC9F" w14:textId="77777777" w:rsidR="00344E2C" w:rsidRPr="00344E2C" w:rsidRDefault="00344E2C" w:rsidP="00344E2C">
      <w:r w:rsidRPr="00344E2C">
        <w:rPr>
          <w:b/>
          <w:bCs/>
        </w:rPr>
        <w:t>BYOD Rules:</w:t>
      </w:r>
    </w:p>
    <w:p w14:paraId="4B32BC6A" w14:textId="77777777" w:rsidR="00344E2C" w:rsidRPr="00344E2C" w:rsidRDefault="00344E2C" w:rsidP="00344E2C">
      <w:pPr>
        <w:numPr>
          <w:ilvl w:val="0"/>
          <w:numId w:val="5"/>
        </w:numPr>
      </w:pPr>
      <w:r w:rsidRPr="00344E2C">
        <w:t>Must be publicly accessible and downloadable</w:t>
      </w:r>
    </w:p>
    <w:p w14:paraId="74730160" w14:textId="77777777" w:rsidR="00344E2C" w:rsidRPr="00344E2C" w:rsidRDefault="00344E2C" w:rsidP="00344E2C">
      <w:pPr>
        <w:numPr>
          <w:ilvl w:val="0"/>
          <w:numId w:val="5"/>
        </w:numPr>
      </w:pPr>
      <w:r w:rsidRPr="00344E2C">
        <w:t>Must cite source with link</w:t>
      </w:r>
    </w:p>
    <w:p w14:paraId="7B08BC07" w14:textId="77777777" w:rsidR="00344E2C" w:rsidRPr="00344E2C" w:rsidRDefault="00344E2C" w:rsidP="00344E2C">
      <w:pPr>
        <w:numPr>
          <w:ilvl w:val="0"/>
          <w:numId w:val="5"/>
        </w:numPr>
      </w:pPr>
      <w:r w:rsidRPr="00344E2C">
        <w:t>Must relate to the theme ("The World We Live In")</w:t>
      </w:r>
    </w:p>
    <w:p w14:paraId="19225800" w14:textId="77777777" w:rsidR="00344E2C" w:rsidRPr="00344E2C" w:rsidRDefault="00344E2C" w:rsidP="00344E2C">
      <w:pPr>
        <w:numPr>
          <w:ilvl w:val="0"/>
          <w:numId w:val="5"/>
        </w:numPr>
      </w:pPr>
      <w:r w:rsidRPr="00344E2C">
        <w:t>Can combine multiple datasets</w:t>
      </w:r>
    </w:p>
    <w:p w14:paraId="5596AA6D" w14:textId="77777777" w:rsidR="00344E2C" w:rsidRPr="00344E2C" w:rsidRDefault="00344E2C" w:rsidP="00344E2C">
      <w:pPr>
        <w:numPr>
          <w:ilvl w:val="0"/>
          <w:numId w:val="5"/>
        </w:numPr>
      </w:pPr>
      <w:ins w:id="1" w:author="Unknown">
        <w:r w:rsidRPr="00344E2C">
          <w:t>No Amazon-internal or proprietary data</w:t>
        </w:r>
      </w:ins>
    </w:p>
    <w:p w14:paraId="326AC434" w14:textId="77777777" w:rsidR="00344E2C" w:rsidRDefault="00344E2C" w:rsidP="00344E2C">
      <w:pPr>
        <w:rPr>
          <w:rFonts w:ascii="Segoe UI Emoji" w:hAnsi="Segoe UI Emoji" w:cs="Segoe UI Emoji"/>
        </w:rPr>
      </w:pPr>
    </w:p>
    <w:p w14:paraId="26743083" w14:textId="77777777" w:rsidR="00344E2C" w:rsidRDefault="00344E2C" w:rsidP="00344E2C">
      <w:pPr>
        <w:rPr>
          <w:rFonts w:ascii="Segoe UI Emoji" w:hAnsi="Segoe UI Emoji" w:cs="Segoe UI Emoji"/>
        </w:rPr>
      </w:pPr>
    </w:p>
    <w:p w14:paraId="1014FACE" w14:textId="0F575DD6" w:rsidR="00344E2C" w:rsidRPr="00344E2C" w:rsidRDefault="00344E2C" w:rsidP="00344E2C">
      <w:r w:rsidRPr="00344E2C">
        <w:rPr>
          <w:b/>
          <w:bCs/>
        </w:rPr>
        <w:lastRenderedPageBreak/>
        <w:t>Health &amp; Well-being</w:t>
      </w:r>
    </w:p>
    <w:tbl>
      <w:tblPr>
        <w:tblW w:w="9390"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25"/>
        <w:gridCol w:w="3920"/>
        <w:gridCol w:w="1745"/>
      </w:tblGrid>
      <w:tr w:rsidR="00344E2C" w:rsidRPr="00344E2C" w14:paraId="511AA442" w14:textId="77777777" w:rsidTr="00344E2C">
        <w:trPr>
          <w:tblCellSpacing w:w="15" w:type="dxa"/>
        </w:trPr>
        <w:tc>
          <w:tcPr>
            <w:tcW w:w="3680" w:type="dxa"/>
            <w:vAlign w:val="center"/>
            <w:hideMark/>
          </w:tcPr>
          <w:p w14:paraId="0FE67732" w14:textId="77777777" w:rsidR="00344E2C" w:rsidRPr="00344E2C" w:rsidRDefault="00344E2C" w:rsidP="00344E2C">
            <w:pPr>
              <w:rPr>
                <w:b/>
                <w:bCs/>
              </w:rPr>
            </w:pPr>
            <w:r w:rsidRPr="00344E2C">
              <w:rPr>
                <w:b/>
                <w:bCs/>
              </w:rPr>
              <w:t>Dataset</w:t>
            </w:r>
          </w:p>
        </w:tc>
        <w:tc>
          <w:tcPr>
            <w:tcW w:w="3890" w:type="dxa"/>
            <w:vAlign w:val="center"/>
            <w:hideMark/>
          </w:tcPr>
          <w:p w14:paraId="17778226" w14:textId="77777777" w:rsidR="00344E2C" w:rsidRPr="00344E2C" w:rsidRDefault="00344E2C" w:rsidP="00344E2C">
            <w:pPr>
              <w:rPr>
                <w:b/>
                <w:bCs/>
              </w:rPr>
            </w:pPr>
            <w:r w:rsidRPr="00344E2C">
              <w:rPr>
                <w:b/>
                <w:bCs/>
              </w:rPr>
              <w:t>Description</w:t>
            </w:r>
          </w:p>
        </w:tc>
        <w:tc>
          <w:tcPr>
            <w:tcW w:w="1700" w:type="dxa"/>
            <w:vAlign w:val="center"/>
            <w:hideMark/>
          </w:tcPr>
          <w:p w14:paraId="5EC89C22" w14:textId="77777777" w:rsidR="00344E2C" w:rsidRPr="00344E2C" w:rsidRDefault="00344E2C" w:rsidP="00344E2C">
            <w:pPr>
              <w:rPr>
                <w:b/>
                <w:bCs/>
              </w:rPr>
            </w:pPr>
            <w:r w:rsidRPr="00344E2C">
              <w:rPr>
                <w:b/>
                <w:bCs/>
              </w:rPr>
              <w:t>Link</w:t>
            </w:r>
          </w:p>
        </w:tc>
      </w:tr>
      <w:tr w:rsidR="00344E2C" w:rsidRPr="00344E2C" w14:paraId="1C395098" w14:textId="77777777" w:rsidTr="00344E2C">
        <w:trPr>
          <w:tblCellSpacing w:w="15" w:type="dxa"/>
        </w:trPr>
        <w:tc>
          <w:tcPr>
            <w:tcW w:w="3680" w:type="dxa"/>
            <w:vAlign w:val="center"/>
            <w:hideMark/>
          </w:tcPr>
          <w:p w14:paraId="061C6500" w14:textId="77777777" w:rsidR="00344E2C" w:rsidRPr="00344E2C" w:rsidRDefault="00344E2C" w:rsidP="00344E2C">
            <w:r w:rsidRPr="00344E2C">
              <w:t>World Happiness Report</w:t>
            </w:r>
          </w:p>
        </w:tc>
        <w:tc>
          <w:tcPr>
            <w:tcW w:w="3890" w:type="dxa"/>
            <w:vAlign w:val="center"/>
            <w:hideMark/>
          </w:tcPr>
          <w:p w14:paraId="0A5B6F7E" w14:textId="77777777" w:rsidR="00344E2C" w:rsidRPr="00344E2C" w:rsidRDefault="00344E2C" w:rsidP="00344E2C">
            <w:r w:rsidRPr="00344E2C">
              <w:t>Happiness scores + factors, 150+ countries, multi-year</w:t>
            </w:r>
          </w:p>
        </w:tc>
        <w:tc>
          <w:tcPr>
            <w:tcW w:w="1700" w:type="dxa"/>
            <w:vAlign w:val="center"/>
            <w:hideMark/>
          </w:tcPr>
          <w:p w14:paraId="70D0FAFB" w14:textId="77777777" w:rsidR="00344E2C" w:rsidRPr="00344E2C" w:rsidRDefault="00344E2C" w:rsidP="00344E2C">
            <w:hyperlink r:id="rId14" w:history="1">
              <w:r w:rsidRPr="00344E2C">
                <w:rPr>
                  <w:rStyle w:val="Hyperlink"/>
                </w:rPr>
                <w:t>Kaggle</w:t>
              </w:r>
            </w:hyperlink>
          </w:p>
        </w:tc>
      </w:tr>
      <w:tr w:rsidR="00344E2C" w:rsidRPr="00344E2C" w14:paraId="08AF4EDE" w14:textId="77777777" w:rsidTr="00344E2C">
        <w:trPr>
          <w:tblCellSpacing w:w="15" w:type="dxa"/>
        </w:trPr>
        <w:tc>
          <w:tcPr>
            <w:tcW w:w="3680" w:type="dxa"/>
            <w:vAlign w:val="center"/>
            <w:hideMark/>
          </w:tcPr>
          <w:p w14:paraId="5DD58FCA" w14:textId="77777777" w:rsidR="00344E2C" w:rsidRPr="00344E2C" w:rsidRDefault="00344E2C" w:rsidP="00344E2C">
            <w:r w:rsidRPr="00344E2C">
              <w:t>World Happiness Report (to 2022)</w:t>
            </w:r>
          </w:p>
        </w:tc>
        <w:tc>
          <w:tcPr>
            <w:tcW w:w="3890" w:type="dxa"/>
            <w:vAlign w:val="center"/>
            <w:hideMark/>
          </w:tcPr>
          <w:p w14:paraId="64FA178A" w14:textId="77777777" w:rsidR="00344E2C" w:rsidRPr="00344E2C" w:rsidRDefault="00344E2C" w:rsidP="00344E2C">
            <w:r w:rsidRPr="00344E2C">
              <w:t>Extended time series</w:t>
            </w:r>
          </w:p>
        </w:tc>
        <w:tc>
          <w:tcPr>
            <w:tcW w:w="1700" w:type="dxa"/>
            <w:vAlign w:val="center"/>
            <w:hideMark/>
          </w:tcPr>
          <w:p w14:paraId="6965FD32" w14:textId="77777777" w:rsidR="00344E2C" w:rsidRPr="00344E2C" w:rsidRDefault="00344E2C" w:rsidP="00344E2C">
            <w:hyperlink r:id="rId15" w:history="1">
              <w:r w:rsidRPr="00344E2C">
                <w:rPr>
                  <w:rStyle w:val="Hyperlink"/>
                </w:rPr>
                <w:t>Kaggle</w:t>
              </w:r>
            </w:hyperlink>
          </w:p>
        </w:tc>
      </w:tr>
      <w:tr w:rsidR="00344E2C" w:rsidRPr="00344E2C" w14:paraId="3D6B6AC7" w14:textId="77777777" w:rsidTr="00344E2C">
        <w:trPr>
          <w:tblCellSpacing w:w="15" w:type="dxa"/>
        </w:trPr>
        <w:tc>
          <w:tcPr>
            <w:tcW w:w="3680" w:type="dxa"/>
            <w:vAlign w:val="center"/>
            <w:hideMark/>
          </w:tcPr>
          <w:p w14:paraId="48715D1C" w14:textId="77777777" w:rsidR="00344E2C" w:rsidRPr="00344E2C" w:rsidRDefault="00344E2C" w:rsidP="00344E2C">
            <w:r w:rsidRPr="00344E2C">
              <w:t>Countries Life Expectancy</w:t>
            </w:r>
          </w:p>
        </w:tc>
        <w:tc>
          <w:tcPr>
            <w:tcW w:w="3890" w:type="dxa"/>
            <w:vAlign w:val="center"/>
            <w:hideMark/>
          </w:tcPr>
          <w:p w14:paraId="400DD96F" w14:textId="77777777" w:rsidR="00344E2C" w:rsidRPr="00344E2C" w:rsidRDefault="00344E2C" w:rsidP="00344E2C">
            <w:r w:rsidRPr="00344E2C">
              <w:t>Life expectancy with influencing factors</w:t>
            </w:r>
          </w:p>
        </w:tc>
        <w:tc>
          <w:tcPr>
            <w:tcW w:w="1700" w:type="dxa"/>
            <w:vAlign w:val="center"/>
            <w:hideMark/>
          </w:tcPr>
          <w:p w14:paraId="6E5B3E21" w14:textId="77777777" w:rsidR="00344E2C" w:rsidRPr="00344E2C" w:rsidRDefault="00344E2C" w:rsidP="00344E2C">
            <w:hyperlink r:id="rId16" w:history="1">
              <w:r w:rsidRPr="00344E2C">
                <w:rPr>
                  <w:rStyle w:val="Hyperlink"/>
                </w:rPr>
                <w:t>Kaggle</w:t>
              </w:r>
            </w:hyperlink>
          </w:p>
        </w:tc>
      </w:tr>
      <w:tr w:rsidR="00344E2C" w:rsidRPr="00344E2C" w14:paraId="16968EBB" w14:textId="77777777" w:rsidTr="00344E2C">
        <w:trPr>
          <w:tblCellSpacing w:w="15" w:type="dxa"/>
        </w:trPr>
        <w:tc>
          <w:tcPr>
            <w:tcW w:w="3680" w:type="dxa"/>
            <w:vAlign w:val="center"/>
            <w:hideMark/>
          </w:tcPr>
          <w:p w14:paraId="5CEC389F" w14:textId="77777777" w:rsidR="00344E2C" w:rsidRPr="00344E2C" w:rsidRDefault="00344E2C" w:rsidP="00344E2C">
            <w:r w:rsidRPr="00344E2C">
              <w:t>OECD Well-Being by Age</w:t>
            </w:r>
          </w:p>
        </w:tc>
        <w:tc>
          <w:tcPr>
            <w:tcW w:w="3890" w:type="dxa"/>
            <w:vAlign w:val="center"/>
            <w:hideMark/>
          </w:tcPr>
          <w:p w14:paraId="6D450DEA" w14:textId="77777777" w:rsidR="00344E2C" w:rsidRPr="00344E2C" w:rsidRDefault="00344E2C" w:rsidP="00344E2C">
            <w:r w:rsidRPr="00344E2C">
              <w:t>Well-being by country and age group (YOUNG/MID/OLD)</w:t>
            </w:r>
          </w:p>
        </w:tc>
        <w:tc>
          <w:tcPr>
            <w:tcW w:w="1700" w:type="dxa"/>
            <w:vAlign w:val="center"/>
            <w:hideMark/>
          </w:tcPr>
          <w:p w14:paraId="0D33C844" w14:textId="77777777" w:rsidR="00344E2C" w:rsidRPr="00344E2C" w:rsidRDefault="00344E2C" w:rsidP="00344E2C">
            <w:hyperlink r:id="rId17" w:history="1">
              <w:r w:rsidRPr="00344E2C">
                <w:rPr>
                  <w:rStyle w:val="Hyperlink"/>
                </w:rPr>
                <w:t>OECD</w:t>
              </w:r>
            </w:hyperlink>
          </w:p>
        </w:tc>
      </w:tr>
      <w:tr w:rsidR="00344E2C" w:rsidRPr="00344E2C" w14:paraId="71BFDCCC" w14:textId="77777777" w:rsidTr="00344E2C">
        <w:trPr>
          <w:tblCellSpacing w:w="15" w:type="dxa"/>
        </w:trPr>
        <w:tc>
          <w:tcPr>
            <w:tcW w:w="3680" w:type="dxa"/>
            <w:vAlign w:val="center"/>
            <w:hideMark/>
          </w:tcPr>
          <w:p w14:paraId="28EE4DFD" w14:textId="77777777" w:rsidR="00344E2C" w:rsidRPr="00344E2C" w:rsidRDefault="00344E2C" w:rsidP="00344E2C">
            <w:r w:rsidRPr="00344E2C">
              <w:t>WHO Global Health Observatory</w:t>
            </w:r>
          </w:p>
        </w:tc>
        <w:tc>
          <w:tcPr>
            <w:tcW w:w="3890" w:type="dxa"/>
            <w:vAlign w:val="center"/>
            <w:hideMark/>
          </w:tcPr>
          <w:p w14:paraId="5932A346" w14:textId="77777777" w:rsidR="00344E2C" w:rsidRPr="00344E2C" w:rsidRDefault="00344E2C" w:rsidP="00344E2C">
            <w:r w:rsidRPr="00344E2C">
              <w:t>2000+ health indicators globally</w:t>
            </w:r>
          </w:p>
        </w:tc>
        <w:tc>
          <w:tcPr>
            <w:tcW w:w="1700" w:type="dxa"/>
            <w:vAlign w:val="center"/>
            <w:hideMark/>
          </w:tcPr>
          <w:p w14:paraId="06AE8F65" w14:textId="77777777" w:rsidR="00344E2C" w:rsidRPr="00344E2C" w:rsidRDefault="00344E2C" w:rsidP="00344E2C">
            <w:hyperlink r:id="rId18" w:history="1">
              <w:r w:rsidRPr="00344E2C">
                <w:rPr>
                  <w:rStyle w:val="Hyperlink"/>
                </w:rPr>
                <w:t>WHO</w:t>
              </w:r>
            </w:hyperlink>
          </w:p>
        </w:tc>
      </w:tr>
    </w:tbl>
    <w:p w14:paraId="3AB155F4" w14:textId="77777777" w:rsidR="00344E2C" w:rsidRDefault="00344E2C" w:rsidP="00344E2C">
      <w:pPr>
        <w:rPr>
          <w:rFonts w:ascii="Segoe UI Emoji" w:hAnsi="Segoe UI Emoji" w:cs="Segoe UI Emoji"/>
        </w:rPr>
      </w:pPr>
    </w:p>
    <w:p w14:paraId="68866668" w14:textId="72E0F203" w:rsidR="00344E2C" w:rsidRPr="00344E2C" w:rsidRDefault="00344E2C" w:rsidP="00344E2C">
      <w:r w:rsidRPr="00344E2C">
        <w:rPr>
          <w:b/>
          <w:bCs/>
        </w:rPr>
        <w:t>Family &amp; Life Stages</w:t>
      </w:r>
    </w:p>
    <w:tbl>
      <w:tblPr>
        <w:tblW w:w="9323"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25"/>
        <w:gridCol w:w="4140"/>
        <w:gridCol w:w="1858"/>
      </w:tblGrid>
      <w:tr w:rsidR="00344E2C" w:rsidRPr="00344E2C" w14:paraId="42873F4D" w14:textId="77777777" w:rsidTr="00344E2C">
        <w:trPr>
          <w:tblCellSpacing w:w="15" w:type="dxa"/>
        </w:trPr>
        <w:tc>
          <w:tcPr>
            <w:tcW w:w="3280" w:type="dxa"/>
            <w:vAlign w:val="center"/>
            <w:hideMark/>
          </w:tcPr>
          <w:p w14:paraId="07139DFE" w14:textId="77777777" w:rsidR="00344E2C" w:rsidRPr="00344E2C" w:rsidRDefault="00344E2C" w:rsidP="00344E2C">
            <w:pPr>
              <w:rPr>
                <w:b/>
                <w:bCs/>
              </w:rPr>
            </w:pPr>
            <w:r w:rsidRPr="00344E2C">
              <w:rPr>
                <w:b/>
                <w:bCs/>
              </w:rPr>
              <w:t>Dataset</w:t>
            </w:r>
          </w:p>
        </w:tc>
        <w:tc>
          <w:tcPr>
            <w:tcW w:w="4110" w:type="dxa"/>
            <w:vAlign w:val="center"/>
            <w:hideMark/>
          </w:tcPr>
          <w:p w14:paraId="16A0D691" w14:textId="77777777" w:rsidR="00344E2C" w:rsidRPr="00344E2C" w:rsidRDefault="00344E2C" w:rsidP="00344E2C">
            <w:pPr>
              <w:rPr>
                <w:b/>
                <w:bCs/>
              </w:rPr>
            </w:pPr>
            <w:r w:rsidRPr="00344E2C">
              <w:rPr>
                <w:b/>
                <w:bCs/>
              </w:rPr>
              <w:t>Description</w:t>
            </w:r>
          </w:p>
        </w:tc>
        <w:tc>
          <w:tcPr>
            <w:tcW w:w="1813" w:type="dxa"/>
            <w:vAlign w:val="center"/>
            <w:hideMark/>
          </w:tcPr>
          <w:p w14:paraId="3354427B" w14:textId="77777777" w:rsidR="00344E2C" w:rsidRPr="00344E2C" w:rsidRDefault="00344E2C" w:rsidP="00344E2C">
            <w:pPr>
              <w:rPr>
                <w:b/>
                <w:bCs/>
              </w:rPr>
            </w:pPr>
            <w:r w:rsidRPr="00344E2C">
              <w:rPr>
                <w:b/>
                <w:bCs/>
              </w:rPr>
              <w:t>Link</w:t>
            </w:r>
          </w:p>
        </w:tc>
      </w:tr>
      <w:tr w:rsidR="00344E2C" w:rsidRPr="00344E2C" w14:paraId="63415B3A" w14:textId="77777777" w:rsidTr="00344E2C">
        <w:trPr>
          <w:tblCellSpacing w:w="15" w:type="dxa"/>
        </w:trPr>
        <w:tc>
          <w:tcPr>
            <w:tcW w:w="3280" w:type="dxa"/>
            <w:vAlign w:val="center"/>
            <w:hideMark/>
          </w:tcPr>
          <w:p w14:paraId="599445E9" w14:textId="77777777" w:rsidR="00344E2C" w:rsidRPr="00344E2C" w:rsidRDefault="00344E2C" w:rsidP="00344E2C">
            <w:r w:rsidRPr="00344E2C">
              <w:t>World Population Dataset</w:t>
            </w:r>
          </w:p>
        </w:tc>
        <w:tc>
          <w:tcPr>
            <w:tcW w:w="4110" w:type="dxa"/>
            <w:vAlign w:val="center"/>
            <w:hideMark/>
          </w:tcPr>
          <w:p w14:paraId="284AECCA" w14:textId="77777777" w:rsidR="00344E2C" w:rsidRPr="00344E2C" w:rsidRDefault="00344E2C" w:rsidP="00344E2C">
            <w:r w:rsidRPr="00344E2C">
              <w:t>Growth, density, by country</w:t>
            </w:r>
          </w:p>
        </w:tc>
        <w:tc>
          <w:tcPr>
            <w:tcW w:w="1813" w:type="dxa"/>
            <w:vAlign w:val="center"/>
            <w:hideMark/>
          </w:tcPr>
          <w:p w14:paraId="5D6ABF7F" w14:textId="77777777" w:rsidR="00344E2C" w:rsidRPr="00344E2C" w:rsidRDefault="00344E2C" w:rsidP="00344E2C">
            <w:hyperlink r:id="rId19" w:history="1">
              <w:r w:rsidRPr="00344E2C">
                <w:rPr>
                  <w:rStyle w:val="Hyperlink"/>
                </w:rPr>
                <w:t>Kaggle</w:t>
              </w:r>
            </w:hyperlink>
          </w:p>
        </w:tc>
      </w:tr>
      <w:tr w:rsidR="00344E2C" w:rsidRPr="00344E2C" w14:paraId="28381165" w14:textId="77777777" w:rsidTr="00344E2C">
        <w:trPr>
          <w:tblCellSpacing w:w="15" w:type="dxa"/>
        </w:trPr>
        <w:tc>
          <w:tcPr>
            <w:tcW w:w="3280" w:type="dxa"/>
            <w:vAlign w:val="center"/>
            <w:hideMark/>
          </w:tcPr>
          <w:p w14:paraId="5D55B615" w14:textId="77777777" w:rsidR="00344E2C" w:rsidRPr="00344E2C" w:rsidRDefault="00344E2C" w:rsidP="00344E2C">
            <w:r w:rsidRPr="00344E2C">
              <w:t>OECD Family Database</w:t>
            </w:r>
          </w:p>
        </w:tc>
        <w:tc>
          <w:tcPr>
            <w:tcW w:w="4110" w:type="dxa"/>
            <w:vAlign w:val="center"/>
            <w:hideMark/>
          </w:tcPr>
          <w:p w14:paraId="3C3720B1" w14:textId="77777777" w:rsidR="00344E2C" w:rsidRPr="00344E2C" w:rsidRDefault="00344E2C" w:rsidP="00344E2C">
            <w:r w:rsidRPr="00344E2C">
              <w:t>Marriage age, fertility, parental leave</w:t>
            </w:r>
          </w:p>
        </w:tc>
        <w:tc>
          <w:tcPr>
            <w:tcW w:w="1813" w:type="dxa"/>
            <w:vAlign w:val="center"/>
            <w:hideMark/>
          </w:tcPr>
          <w:p w14:paraId="29EDF0B5" w14:textId="77777777" w:rsidR="00344E2C" w:rsidRPr="00344E2C" w:rsidRDefault="00344E2C" w:rsidP="00344E2C">
            <w:hyperlink r:id="rId20" w:history="1">
              <w:r w:rsidRPr="00344E2C">
                <w:rPr>
                  <w:rStyle w:val="Hyperlink"/>
                </w:rPr>
                <w:t>OECD</w:t>
              </w:r>
            </w:hyperlink>
          </w:p>
        </w:tc>
      </w:tr>
      <w:tr w:rsidR="00344E2C" w:rsidRPr="00344E2C" w14:paraId="70FAAF9A" w14:textId="77777777" w:rsidTr="00344E2C">
        <w:trPr>
          <w:tblCellSpacing w:w="15" w:type="dxa"/>
        </w:trPr>
        <w:tc>
          <w:tcPr>
            <w:tcW w:w="3280" w:type="dxa"/>
            <w:vAlign w:val="center"/>
            <w:hideMark/>
          </w:tcPr>
          <w:p w14:paraId="0A0007AB" w14:textId="77777777" w:rsidR="00344E2C" w:rsidRPr="00344E2C" w:rsidRDefault="00344E2C" w:rsidP="00344E2C">
            <w:r w:rsidRPr="00344E2C">
              <w:t>Baby Names — Anglosphere</w:t>
            </w:r>
          </w:p>
        </w:tc>
        <w:tc>
          <w:tcPr>
            <w:tcW w:w="4110" w:type="dxa"/>
            <w:vAlign w:val="center"/>
            <w:hideMark/>
          </w:tcPr>
          <w:p w14:paraId="3E32D289" w14:textId="77777777" w:rsidR="00344E2C" w:rsidRPr="00344E2C" w:rsidRDefault="00344E2C" w:rsidP="00344E2C">
            <w:r w:rsidRPr="00344E2C">
              <w:t>US/UK/Aus/NZ/Canada naming trends</w:t>
            </w:r>
          </w:p>
        </w:tc>
        <w:tc>
          <w:tcPr>
            <w:tcW w:w="1813" w:type="dxa"/>
            <w:vAlign w:val="center"/>
            <w:hideMark/>
          </w:tcPr>
          <w:p w14:paraId="3EC39A13" w14:textId="77777777" w:rsidR="00344E2C" w:rsidRPr="00344E2C" w:rsidRDefault="00344E2C" w:rsidP="00344E2C">
            <w:hyperlink r:id="rId21" w:history="1">
              <w:r w:rsidRPr="00344E2C">
                <w:rPr>
                  <w:rStyle w:val="Hyperlink"/>
                </w:rPr>
                <w:t>Kaggle</w:t>
              </w:r>
            </w:hyperlink>
          </w:p>
        </w:tc>
      </w:tr>
      <w:tr w:rsidR="00344E2C" w:rsidRPr="00344E2C" w14:paraId="2B5DA636" w14:textId="77777777" w:rsidTr="00344E2C">
        <w:trPr>
          <w:tblCellSpacing w:w="15" w:type="dxa"/>
        </w:trPr>
        <w:tc>
          <w:tcPr>
            <w:tcW w:w="3280" w:type="dxa"/>
            <w:vAlign w:val="center"/>
            <w:hideMark/>
          </w:tcPr>
          <w:p w14:paraId="5C2FABF1" w14:textId="77777777" w:rsidR="00344E2C" w:rsidRPr="00344E2C" w:rsidRDefault="00344E2C" w:rsidP="00344E2C">
            <w:r w:rsidRPr="00344E2C">
              <w:t>UN World Population Prospects</w:t>
            </w:r>
          </w:p>
        </w:tc>
        <w:tc>
          <w:tcPr>
            <w:tcW w:w="4110" w:type="dxa"/>
            <w:vAlign w:val="center"/>
            <w:hideMark/>
          </w:tcPr>
          <w:p w14:paraId="2BE42647" w14:textId="77777777" w:rsidR="00344E2C" w:rsidRPr="00344E2C" w:rsidRDefault="00344E2C" w:rsidP="00344E2C">
            <w:r w:rsidRPr="00344E2C">
              <w:t>Projections 1950-2100, by age and sex</w:t>
            </w:r>
          </w:p>
        </w:tc>
        <w:tc>
          <w:tcPr>
            <w:tcW w:w="1813" w:type="dxa"/>
            <w:vAlign w:val="center"/>
            <w:hideMark/>
          </w:tcPr>
          <w:p w14:paraId="6A9D3095" w14:textId="77777777" w:rsidR="00344E2C" w:rsidRPr="00344E2C" w:rsidRDefault="00344E2C" w:rsidP="00344E2C">
            <w:hyperlink r:id="rId22" w:history="1">
              <w:r w:rsidRPr="00344E2C">
                <w:rPr>
                  <w:rStyle w:val="Hyperlink"/>
                </w:rPr>
                <w:t>UN</w:t>
              </w:r>
            </w:hyperlink>
          </w:p>
        </w:tc>
      </w:tr>
    </w:tbl>
    <w:p w14:paraId="5536C717" w14:textId="77777777" w:rsidR="00344E2C" w:rsidRDefault="00344E2C" w:rsidP="00344E2C">
      <w:pPr>
        <w:rPr>
          <w:rFonts w:ascii="Segoe UI Emoji" w:hAnsi="Segoe UI Emoji" w:cs="Segoe UI Emoji"/>
        </w:rPr>
      </w:pPr>
    </w:p>
    <w:p w14:paraId="42BE368A" w14:textId="3180AAE7" w:rsidR="00344E2C" w:rsidRPr="00344E2C" w:rsidRDefault="00344E2C" w:rsidP="00344E2C">
      <w:r w:rsidRPr="00344E2C">
        <w:rPr>
          <w:b/>
          <w:bCs/>
        </w:rPr>
        <w:t>Travel &amp; Tourism</w:t>
      </w:r>
    </w:p>
    <w:tbl>
      <w:tblPr>
        <w:tblW w:w="9630"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420"/>
        <w:gridCol w:w="4320"/>
        <w:gridCol w:w="1890"/>
      </w:tblGrid>
      <w:tr w:rsidR="00344E2C" w:rsidRPr="00344E2C" w14:paraId="358A134F" w14:textId="77777777" w:rsidTr="00344E2C">
        <w:trPr>
          <w:tblCellSpacing w:w="15" w:type="dxa"/>
        </w:trPr>
        <w:tc>
          <w:tcPr>
            <w:tcW w:w="3375" w:type="dxa"/>
            <w:vAlign w:val="center"/>
            <w:hideMark/>
          </w:tcPr>
          <w:p w14:paraId="163F2C92" w14:textId="77777777" w:rsidR="00344E2C" w:rsidRPr="00344E2C" w:rsidRDefault="00344E2C" w:rsidP="00344E2C">
            <w:pPr>
              <w:rPr>
                <w:b/>
                <w:bCs/>
              </w:rPr>
            </w:pPr>
            <w:r w:rsidRPr="00344E2C">
              <w:rPr>
                <w:b/>
                <w:bCs/>
              </w:rPr>
              <w:t>Dataset</w:t>
            </w:r>
          </w:p>
        </w:tc>
        <w:tc>
          <w:tcPr>
            <w:tcW w:w="4290" w:type="dxa"/>
            <w:vAlign w:val="center"/>
            <w:hideMark/>
          </w:tcPr>
          <w:p w14:paraId="109D87C0" w14:textId="77777777" w:rsidR="00344E2C" w:rsidRPr="00344E2C" w:rsidRDefault="00344E2C" w:rsidP="00344E2C">
            <w:pPr>
              <w:rPr>
                <w:b/>
                <w:bCs/>
              </w:rPr>
            </w:pPr>
            <w:r w:rsidRPr="00344E2C">
              <w:rPr>
                <w:b/>
                <w:bCs/>
              </w:rPr>
              <w:t>Description</w:t>
            </w:r>
          </w:p>
        </w:tc>
        <w:tc>
          <w:tcPr>
            <w:tcW w:w="1845" w:type="dxa"/>
            <w:vAlign w:val="center"/>
            <w:hideMark/>
          </w:tcPr>
          <w:p w14:paraId="066D98C3" w14:textId="77777777" w:rsidR="00344E2C" w:rsidRPr="00344E2C" w:rsidRDefault="00344E2C" w:rsidP="00344E2C">
            <w:pPr>
              <w:rPr>
                <w:b/>
                <w:bCs/>
              </w:rPr>
            </w:pPr>
            <w:r w:rsidRPr="00344E2C">
              <w:rPr>
                <w:b/>
                <w:bCs/>
              </w:rPr>
              <w:t>Link</w:t>
            </w:r>
          </w:p>
        </w:tc>
      </w:tr>
      <w:tr w:rsidR="00344E2C" w:rsidRPr="00344E2C" w14:paraId="54B99310" w14:textId="77777777" w:rsidTr="00344E2C">
        <w:trPr>
          <w:tblCellSpacing w:w="15" w:type="dxa"/>
        </w:trPr>
        <w:tc>
          <w:tcPr>
            <w:tcW w:w="3375" w:type="dxa"/>
            <w:vAlign w:val="center"/>
            <w:hideMark/>
          </w:tcPr>
          <w:p w14:paraId="0D138675" w14:textId="77777777" w:rsidR="00344E2C" w:rsidRPr="00344E2C" w:rsidRDefault="00344E2C" w:rsidP="00344E2C">
            <w:r w:rsidRPr="00344E2C">
              <w:t>Tourism &amp; Economic Impact</w:t>
            </w:r>
          </w:p>
        </w:tc>
        <w:tc>
          <w:tcPr>
            <w:tcW w:w="4290" w:type="dxa"/>
            <w:vAlign w:val="center"/>
            <w:hideMark/>
          </w:tcPr>
          <w:p w14:paraId="4119F84B" w14:textId="77777777" w:rsidR="00344E2C" w:rsidRPr="00344E2C" w:rsidRDefault="00344E2C" w:rsidP="00344E2C">
            <w:r w:rsidRPr="00344E2C">
              <w:t>Tourism revenue, arrivals, GDP impact</w:t>
            </w:r>
          </w:p>
        </w:tc>
        <w:tc>
          <w:tcPr>
            <w:tcW w:w="1845" w:type="dxa"/>
            <w:vAlign w:val="center"/>
            <w:hideMark/>
          </w:tcPr>
          <w:p w14:paraId="1C571B28" w14:textId="77777777" w:rsidR="00344E2C" w:rsidRPr="00344E2C" w:rsidRDefault="00344E2C" w:rsidP="00344E2C">
            <w:hyperlink r:id="rId23" w:history="1">
              <w:r w:rsidRPr="00344E2C">
                <w:rPr>
                  <w:rStyle w:val="Hyperlink"/>
                </w:rPr>
                <w:t>Kaggle</w:t>
              </w:r>
            </w:hyperlink>
          </w:p>
        </w:tc>
      </w:tr>
      <w:tr w:rsidR="00344E2C" w:rsidRPr="00344E2C" w14:paraId="7D5EEEFF" w14:textId="77777777" w:rsidTr="00344E2C">
        <w:trPr>
          <w:tblCellSpacing w:w="15" w:type="dxa"/>
        </w:trPr>
        <w:tc>
          <w:tcPr>
            <w:tcW w:w="3375" w:type="dxa"/>
            <w:vAlign w:val="center"/>
            <w:hideMark/>
          </w:tcPr>
          <w:p w14:paraId="6E4BBC3A" w14:textId="77777777" w:rsidR="00344E2C" w:rsidRPr="00344E2C" w:rsidRDefault="00344E2C" w:rsidP="00344E2C">
            <w:r w:rsidRPr="00344E2C">
              <w:t>OpenFlights</w:t>
            </w:r>
          </w:p>
        </w:tc>
        <w:tc>
          <w:tcPr>
            <w:tcW w:w="4290" w:type="dxa"/>
            <w:vAlign w:val="center"/>
            <w:hideMark/>
          </w:tcPr>
          <w:p w14:paraId="6A810117" w14:textId="77777777" w:rsidR="00344E2C" w:rsidRPr="00344E2C" w:rsidRDefault="00344E2C" w:rsidP="00344E2C">
            <w:r w:rsidRPr="00344E2C">
              <w:t>Every airline route globally</w:t>
            </w:r>
          </w:p>
        </w:tc>
        <w:tc>
          <w:tcPr>
            <w:tcW w:w="1845" w:type="dxa"/>
            <w:vAlign w:val="center"/>
            <w:hideMark/>
          </w:tcPr>
          <w:p w14:paraId="7213D1A7" w14:textId="77777777" w:rsidR="00344E2C" w:rsidRPr="00344E2C" w:rsidRDefault="00344E2C" w:rsidP="00344E2C">
            <w:hyperlink r:id="rId24" w:history="1">
              <w:r w:rsidRPr="00344E2C">
                <w:rPr>
                  <w:rStyle w:val="Hyperlink"/>
                </w:rPr>
                <w:t>OpenFlights</w:t>
              </w:r>
            </w:hyperlink>
          </w:p>
        </w:tc>
      </w:tr>
      <w:tr w:rsidR="00344E2C" w:rsidRPr="00344E2C" w14:paraId="48607C11" w14:textId="77777777" w:rsidTr="00344E2C">
        <w:trPr>
          <w:tblCellSpacing w:w="15" w:type="dxa"/>
        </w:trPr>
        <w:tc>
          <w:tcPr>
            <w:tcW w:w="3375" w:type="dxa"/>
            <w:vAlign w:val="center"/>
            <w:hideMark/>
          </w:tcPr>
          <w:p w14:paraId="3E03AC3D" w14:textId="77777777" w:rsidR="00344E2C" w:rsidRPr="00344E2C" w:rsidRDefault="00344E2C" w:rsidP="00344E2C">
            <w:r w:rsidRPr="00344E2C">
              <w:t>World Bank International Tourism</w:t>
            </w:r>
          </w:p>
        </w:tc>
        <w:tc>
          <w:tcPr>
            <w:tcW w:w="4290" w:type="dxa"/>
            <w:vAlign w:val="center"/>
            <w:hideMark/>
          </w:tcPr>
          <w:p w14:paraId="2DF386E3" w14:textId="77777777" w:rsidR="00344E2C" w:rsidRPr="00344E2C" w:rsidRDefault="00344E2C" w:rsidP="00344E2C">
            <w:r w:rsidRPr="00344E2C">
              <w:t>Arrivals and receipts by country</w:t>
            </w:r>
          </w:p>
        </w:tc>
        <w:tc>
          <w:tcPr>
            <w:tcW w:w="1845" w:type="dxa"/>
            <w:vAlign w:val="center"/>
            <w:hideMark/>
          </w:tcPr>
          <w:p w14:paraId="728A8D6D" w14:textId="77777777" w:rsidR="00344E2C" w:rsidRPr="00344E2C" w:rsidRDefault="00344E2C" w:rsidP="00344E2C">
            <w:hyperlink r:id="rId25" w:history="1">
              <w:r w:rsidRPr="00344E2C">
                <w:rPr>
                  <w:rStyle w:val="Hyperlink"/>
                </w:rPr>
                <w:t>World Bank</w:t>
              </w:r>
            </w:hyperlink>
          </w:p>
        </w:tc>
      </w:tr>
    </w:tbl>
    <w:tbl>
      <w:tblPr>
        <w:tblpPr w:leftFromText="180" w:rightFromText="180" w:vertAnchor="text" w:horzAnchor="margin" w:tblpXSpec="center" w:tblpY="436"/>
        <w:tblW w:w="88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5"/>
        <w:gridCol w:w="4050"/>
        <w:gridCol w:w="1530"/>
      </w:tblGrid>
      <w:tr w:rsidR="00344E2C" w:rsidRPr="00344E2C" w14:paraId="5C0EB729" w14:textId="77777777" w:rsidTr="00344E2C">
        <w:trPr>
          <w:tblCellSpacing w:w="15" w:type="dxa"/>
        </w:trPr>
        <w:tc>
          <w:tcPr>
            <w:tcW w:w="3190" w:type="dxa"/>
            <w:vAlign w:val="center"/>
            <w:hideMark/>
          </w:tcPr>
          <w:p w14:paraId="77A66A3D" w14:textId="77777777" w:rsidR="00344E2C" w:rsidRPr="00344E2C" w:rsidRDefault="00344E2C" w:rsidP="00344E2C">
            <w:pPr>
              <w:rPr>
                <w:b/>
                <w:bCs/>
              </w:rPr>
            </w:pPr>
            <w:r w:rsidRPr="00344E2C">
              <w:rPr>
                <w:b/>
                <w:bCs/>
              </w:rPr>
              <w:lastRenderedPageBreak/>
              <w:t>Dataset</w:t>
            </w:r>
          </w:p>
        </w:tc>
        <w:tc>
          <w:tcPr>
            <w:tcW w:w="4020" w:type="dxa"/>
            <w:vAlign w:val="center"/>
            <w:hideMark/>
          </w:tcPr>
          <w:p w14:paraId="46469188" w14:textId="77777777" w:rsidR="00344E2C" w:rsidRPr="00344E2C" w:rsidRDefault="00344E2C" w:rsidP="00344E2C">
            <w:pPr>
              <w:rPr>
                <w:b/>
                <w:bCs/>
              </w:rPr>
            </w:pPr>
            <w:r w:rsidRPr="00344E2C">
              <w:rPr>
                <w:b/>
                <w:bCs/>
              </w:rPr>
              <w:t>Description</w:t>
            </w:r>
          </w:p>
        </w:tc>
        <w:tc>
          <w:tcPr>
            <w:tcW w:w="1485" w:type="dxa"/>
            <w:vAlign w:val="center"/>
            <w:hideMark/>
          </w:tcPr>
          <w:p w14:paraId="1C49F37D" w14:textId="77777777" w:rsidR="00344E2C" w:rsidRPr="00344E2C" w:rsidRDefault="00344E2C" w:rsidP="00344E2C">
            <w:pPr>
              <w:rPr>
                <w:b/>
                <w:bCs/>
              </w:rPr>
            </w:pPr>
            <w:r w:rsidRPr="00344E2C">
              <w:rPr>
                <w:b/>
                <w:bCs/>
              </w:rPr>
              <w:t>Link</w:t>
            </w:r>
          </w:p>
        </w:tc>
      </w:tr>
      <w:tr w:rsidR="00344E2C" w:rsidRPr="00344E2C" w14:paraId="1A136F5F" w14:textId="77777777" w:rsidTr="00344E2C">
        <w:trPr>
          <w:tblCellSpacing w:w="15" w:type="dxa"/>
        </w:trPr>
        <w:tc>
          <w:tcPr>
            <w:tcW w:w="3190" w:type="dxa"/>
            <w:vAlign w:val="center"/>
            <w:hideMark/>
          </w:tcPr>
          <w:p w14:paraId="3B9574F0" w14:textId="77777777" w:rsidR="00344E2C" w:rsidRPr="00344E2C" w:rsidRDefault="00344E2C" w:rsidP="00344E2C">
            <w:r w:rsidRPr="00344E2C">
              <w:t>Worldwide Meat Consumption</w:t>
            </w:r>
          </w:p>
        </w:tc>
        <w:tc>
          <w:tcPr>
            <w:tcW w:w="4020" w:type="dxa"/>
            <w:vAlign w:val="center"/>
            <w:hideMark/>
          </w:tcPr>
          <w:p w14:paraId="6FB3FB3E" w14:textId="77777777" w:rsidR="00344E2C" w:rsidRPr="00344E2C" w:rsidRDefault="00344E2C" w:rsidP="00344E2C">
            <w:r w:rsidRPr="00344E2C">
              <w:t>Consumption by country over time</w:t>
            </w:r>
          </w:p>
        </w:tc>
        <w:tc>
          <w:tcPr>
            <w:tcW w:w="1485" w:type="dxa"/>
            <w:vAlign w:val="center"/>
            <w:hideMark/>
          </w:tcPr>
          <w:p w14:paraId="66BA747B" w14:textId="77777777" w:rsidR="00344E2C" w:rsidRPr="00344E2C" w:rsidRDefault="00344E2C" w:rsidP="00344E2C">
            <w:hyperlink r:id="rId26" w:history="1">
              <w:r w:rsidRPr="00344E2C">
                <w:rPr>
                  <w:rStyle w:val="Hyperlink"/>
                </w:rPr>
                <w:t>Kaggle</w:t>
              </w:r>
            </w:hyperlink>
          </w:p>
        </w:tc>
      </w:tr>
      <w:tr w:rsidR="00344E2C" w:rsidRPr="00344E2C" w14:paraId="1A7CA9FE" w14:textId="77777777" w:rsidTr="00344E2C">
        <w:trPr>
          <w:tblCellSpacing w:w="15" w:type="dxa"/>
        </w:trPr>
        <w:tc>
          <w:tcPr>
            <w:tcW w:w="3190" w:type="dxa"/>
            <w:vAlign w:val="center"/>
            <w:hideMark/>
          </w:tcPr>
          <w:p w14:paraId="76A45D6F" w14:textId="77777777" w:rsidR="00344E2C" w:rsidRPr="00344E2C" w:rsidRDefault="00344E2C" w:rsidP="00344E2C">
            <w:r w:rsidRPr="00344E2C">
              <w:t>World Languages Dataset</w:t>
            </w:r>
          </w:p>
        </w:tc>
        <w:tc>
          <w:tcPr>
            <w:tcW w:w="4020" w:type="dxa"/>
            <w:vAlign w:val="center"/>
            <w:hideMark/>
          </w:tcPr>
          <w:p w14:paraId="1AA167EF" w14:textId="77777777" w:rsidR="00344E2C" w:rsidRPr="00344E2C" w:rsidRDefault="00344E2C" w:rsidP="00344E2C">
            <w:r w:rsidRPr="00344E2C">
              <w:t>Languages spoken globally</w:t>
            </w:r>
          </w:p>
        </w:tc>
        <w:tc>
          <w:tcPr>
            <w:tcW w:w="1485" w:type="dxa"/>
            <w:vAlign w:val="center"/>
            <w:hideMark/>
          </w:tcPr>
          <w:p w14:paraId="3D1CF1FF" w14:textId="77777777" w:rsidR="00344E2C" w:rsidRPr="00344E2C" w:rsidRDefault="00344E2C" w:rsidP="00344E2C">
            <w:hyperlink r:id="rId27" w:history="1">
              <w:r w:rsidRPr="00344E2C">
                <w:rPr>
                  <w:rStyle w:val="Hyperlink"/>
                </w:rPr>
                <w:t>Kaggle</w:t>
              </w:r>
            </w:hyperlink>
          </w:p>
        </w:tc>
      </w:tr>
      <w:tr w:rsidR="00344E2C" w:rsidRPr="00344E2C" w14:paraId="12997400" w14:textId="77777777" w:rsidTr="00344E2C">
        <w:trPr>
          <w:tblCellSpacing w:w="15" w:type="dxa"/>
        </w:trPr>
        <w:tc>
          <w:tcPr>
            <w:tcW w:w="3190" w:type="dxa"/>
            <w:vAlign w:val="center"/>
            <w:hideMark/>
          </w:tcPr>
          <w:p w14:paraId="3B922D65" w14:textId="77777777" w:rsidR="00344E2C" w:rsidRPr="00344E2C" w:rsidRDefault="00344E2C" w:rsidP="00344E2C">
            <w:r w:rsidRPr="00344E2C">
              <w:t>Global Spice Consumption</w:t>
            </w:r>
          </w:p>
        </w:tc>
        <w:tc>
          <w:tcPr>
            <w:tcW w:w="4020" w:type="dxa"/>
            <w:vAlign w:val="center"/>
            <w:hideMark/>
          </w:tcPr>
          <w:p w14:paraId="71E45767" w14:textId="77777777" w:rsidR="00344E2C" w:rsidRPr="00344E2C" w:rsidRDefault="00344E2C" w:rsidP="00344E2C">
            <w:r w:rsidRPr="00344E2C">
              <w:t>Spice usage patterns worldwide</w:t>
            </w:r>
          </w:p>
        </w:tc>
        <w:tc>
          <w:tcPr>
            <w:tcW w:w="1485" w:type="dxa"/>
            <w:vAlign w:val="center"/>
            <w:hideMark/>
          </w:tcPr>
          <w:p w14:paraId="5FF9F0D8" w14:textId="77777777" w:rsidR="00344E2C" w:rsidRPr="00344E2C" w:rsidRDefault="00344E2C" w:rsidP="00344E2C">
            <w:hyperlink r:id="rId28" w:history="1">
              <w:r w:rsidRPr="00344E2C">
                <w:rPr>
                  <w:rStyle w:val="Hyperlink"/>
                </w:rPr>
                <w:t>Kaggle</w:t>
              </w:r>
            </w:hyperlink>
          </w:p>
        </w:tc>
      </w:tr>
      <w:tr w:rsidR="00344E2C" w:rsidRPr="00344E2C" w14:paraId="2BED7DC2" w14:textId="77777777" w:rsidTr="00344E2C">
        <w:trPr>
          <w:tblCellSpacing w:w="15" w:type="dxa"/>
        </w:trPr>
        <w:tc>
          <w:tcPr>
            <w:tcW w:w="3190" w:type="dxa"/>
            <w:vAlign w:val="center"/>
            <w:hideMark/>
          </w:tcPr>
          <w:p w14:paraId="2403DC33" w14:textId="77777777" w:rsidR="00344E2C" w:rsidRPr="00344E2C" w:rsidRDefault="00344E2C" w:rsidP="00344E2C">
            <w:r w:rsidRPr="00344E2C">
              <w:t>FAO FAOSTAT</w:t>
            </w:r>
          </w:p>
        </w:tc>
        <w:tc>
          <w:tcPr>
            <w:tcW w:w="4020" w:type="dxa"/>
            <w:vAlign w:val="center"/>
            <w:hideMark/>
          </w:tcPr>
          <w:p w14:paraId="43234CD8" w14:textId="77777777" w:rsidR="00344E2C" w:rsidRPr="00344E2C" w:rsidRDefault="00344E2C" w:rsidP="00344E2C">
            <w:r w:rsidRPr="00344E2C">
              <w:t>All food production, trade, land use</w:t>
            </w:r>
          </w:p>
        </w:tc>
        <w:tc>
          <w:tcPr>
            <w:tcW w:w="1485" w:type="dxa"/>
            <w:vAlign w:val="center"/>
            <w:hideMark/>
          </w:tcPr>
          <w:p w14:paraId="3C47DCC6" w14:textId="77777777" w:rsidR="00344E2C" w:rsidRPr="00344E2C" w:rsidRDefault="00344E2C" w:rsidP="00344E2C">
            <w:hyperlink r:id="rId29" w:anchor="data" w:history="1">
              <w:r w:rsidRPr="00344E2C">
                <w:rPr>
                  <w:rStyle w:val="Hyperlink"/>
                </w:rPr>
                <w:t>FAO</w:t>
              </w:r>
            </w:hyperlink>
          </w:p>
        </w:tc>
      </w:tr>
    </w:tbl>
    <w:p w14:paraId="3884808D" w14:textId="07023519" w:rsidR="00344E2C" w:rsidRPr="00344E2C" w:rsidRDefault="00344E2C" w:rsidP="00344E2C">
      <w:r w:rsidRPr="00344E2C">
        <w:rPr>
          <w:b/>
          <w:bCs/>
        </w:rPr>
        <w:t>Culture &amp; Food</w:t>
      </w:r>
    </w:p>
    <w:p w14:paraId="1014CD68" w14:textId="0918C3E9" w:rsidR="00344E2C" w:rsidRDefault="00344E2C" w:rsidP="00344E2C">
      <w:r w:rsidRPr="00344E2C">
        <w:t xml:space="preserve"> </w:t>
      </w:r>
    </w:p>
    <w:p w14:paraId="1966870A" w14:textId="7ABBC22A" w:rsidR="00344E2C" w:rsidRPr="00344E2C" w:rsidRDefault="00344E2C" w:rsidP="00344E2C">
      <w:r w:rsidRPr="00344E2C">
        <w:rPr>
          <w:b/>
          <w:bCs/>
        </w:rPr>
        <w:t>Daily Life</w:t>
      </w:r>
    </w:p>
    <w:tbl>
      <w:tblPr>
        <w:tblW w:w="9805"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67"/>
        <w:gridCol w:w="3608"/>
        <w:gridCol w:w="2430"/>
      </w:tblGrid>
      <w:tr w:rsidR="00344E2C" w:rsidRPr="00344E2C" w14:paraId="5F50F4A5" w14:textId="77777777" w:rsidTr="00344E2C">
        <w:trPr>
          <w:tblCellSpacing w:w="15" w:type="dxa"/>
        </w:trPr>
        <w:tc>
          <w:tcPr>
            <w:tcW w:w="3722" w:type="dxa"/>
            <w:vAlign w:val="center"/>
            <w:hideMark/>
          </w:tcPr>
          <w:p w14:paraId="0D573A71" w14:textId="77777777" w:rsidR="00344E2C" w:rsidRPr="00344E2C" w:rsidRDefault="00344E2C" w:rsidP="00344E2C">
            <w:pPr>
              <w:rPr>
                <w:b/>
                <w:bCs/>
              </w:rPr>
            </w:pPr>
            <w:r w:rsidRPr="00344E2C">
              <w:rPr>
                <w:b/>
                <w:bCs/>
              </w:rPr>
              <w:t>Dataset</w:t>
            </w:r>
          </w:p>
        </w:tc>
        <w:tc>
          <w:tcPr>
            <w:tcW w:w="3578" w:type="dxa"/>
            <w:vAlign w:val="center"/>
            <w:hideMark/>
          </w:tcPr>
          <w:p w14:paraId="6669C72F" w14:textId="77777777" w:rsidR="00344E2C" w:rsidRPr="00344E2C" w:rsidRDefault="00344E2C" w:rsidP="00344E2C">
            <w:pPr>
              <w:rPr>
                <w:b/>
                <w:bCs/>
              </w:rPr>
            </w:pPr>
            <w:r w:rsidRPr="00344E2C">
              <w:rPr>
                <w:b/>
                <w:bCs/>
              </w:rPr>
              <w:t>Description</w:t>
            </w:r>
          </w:p>
        </w:tc>
        <w:tc>
          <w:tcPr>
            <w:tcW w:w="2385" w:type="dxa"/>
            <w:vAlign w:val="center"/>
            <w:hideMark/>
          </w:tcPr>
          <w:p w14:paraId="030B3084" w14:textId="77777777" w:rsidR="00344E2C" w:rsidRPr="00344E2C" w:rsidRDefault="00344E2C" w:rsidP="00344E2C">
            <w:pPr>
              <w:rPr>
                <w:b/>
                <w:bCs/>
              </w:rPr>
            </w:pPr>
            <w:r w:rsidRPr="00344E2C">
              <w:rPr>
                <w:b/>
                <w:bCs/>
              </w:rPr>
              <w:t>Link</w:t>
            </w:r>
          </w:p>
        </w:tc>
      </w:tr>
      <w:tr w:rsidR="00344E2C" w:rsidRPr="00344E2C" w14:paraId="62963C52" w14:textId="77777777" w:rsidTr="00344E2C">
        <w:trPr>
          <w:tblCellSpacing w:w="15" w:type="dxa"/>
        </w:trPr>
        <w:tc>
          <w:tcPr>
            <w:tcW w:w="3722" w:type="dxa"/>
            <w:vAlign w:val="center"/>
            <w:hideMark/>
          </w:tcPr>
          <w:p w14:paraId="3FC63CBA" w14:textId="77777777" w:rsidR="00344E2C" w:rsidRPr="00344E2C" w:rsidRDefault="00344E2C" w:rsidP="00344E2C">
            <w:r w:rsidRPr="00344E2C">
              <w:t>City Happiness Index 2024</w:t>
            </w:r>
          </w:p>
        </w:tc>
        <w:tc>
          <w:tcPr>
            <w:tcW w:w="3578" w:type="dxa"/>
            <w:vAlign w:val="center"/>
            <w:hideMark/>
          </w:tcPr>
          <w:p w14:paraId="331493CC" w14:textId="77777777" w:rsidR="00344E2C" w:rsidRPr="00344E2C" w:rsidRDefault="00344E2C" w:rsidP="00344E2C">
            <w:r w:rsidRPr="00344E2C">
              <w:t>Happiness scores by city</w:t>
            </w:r>
          </w:p>
        </w:tc>
        <w:tc>
          <w:tcPr>
            <w:tcW w:w="2385" w:type="dxa"/>
            <w:vAlign w:val="center"/>
            <w:hideMark/>
          </w:tcPr>
          <w:p w14:paraId="3776C5FD" w14:textId="77777777" w:rsidR="00344E2C" w:rsidRPr="00344E2C" w:rsidRDefault="00344E2C" w:rsidP="00344E2C">
            <w:hyperlink r:id="rId30" w:history="1">
              <w:r w:rsidRPr="00344E2C">
                <w:rPr>
                  <w:rStyle w:val="Hyperlink"/>
                </w:rPr>
                <w:t>Kaggle</w:t>
              </w:r>
            </w:hyperlink>
          </w:p>
        </w:tc>
      </w:tr>
      <w:tr w:rsidR="00344E2C" w:rsidRPr="00344E2C" w14:paraId="20567D28" w14:textId="77777777" w:rsidTr="00344E2C">
        <w:trPr>
          <w:tblCellSpacing w:w="15" w:type="dxa"/>
        </w:trPr>
        <w:tc>
          <w:tcPr>
            <w:tcW w:w="3722" w:type="dxa"/>
            <w:vAlign w:val="center"/>
            <w:hideMark/>
          </w:tcPr>
          <w:p w14:paraId="38950595" w14:textId="77777777" w:rsidR="00344E2C" w:rsidRPr="00344E2C" w:rsidRDefault="00344E2C" w:rsidP="00344E2C">
            <w:r w:rsidRPr="00344E2C">
              <w:t>American Time Use Survey</w:t>
            </w:r>
          </w:p>
        </w:tc>
        <w:tc>
          <w:tcPr>
            <w:tcW w:w="3578" w:type="dxa"/>
            <w:vAlign w:val="center"/>
            <w:hideMark/>
          </w:tcPr>
          <w:p w14:paraId="4803FF44" w14:textId="77777777" w:rsidR="00344E2C" w:rsidRPr="00344E2C" w:rsidRDefault="00344E2C" w:rsidP="00344E2C">
            <w:r w:rsidRPr="00344E2C">
              <w:t>How people spend their 24 hours</w:t>
            </w:r>
          </w:p>
        </w:tc>
        <w:tc>
          <w:tcPr>
            <w:tcW w:w="2385" w:type="dxa"/>
            <w:vAlign w:val="center"/>
            <w:hideMark/>
          </w:tcPr>
          <w:p w14:paraId="5C64C13F" w14:textId="77777777" w:rsidR="00344E2C" w:rsidRPr="00344E2C" w:rsidRDefault="00344E2C" w:rsidP="00344E2C">
            <w:hyperlink r:id="rId31" w:history="1">
              <w:r w:rsidRPr="00344E2C">
                <w:rPr>
                  <w:rStyle w:val="Hyperlink"/>
                </w:rPr>
                <w:t>Kaggle</w:t>
              </w:r>
            </w:hyperlink>
          </w:p>
        </w:tc>
      </w:tr>
      <w:tr w:rsidR="00344E2C" w:rsidRPr="00344E2C" w14:paraId="768B6F14" w14:textId="77777777" w:rsidTr="00344E2C">
        <w:trPr>
          <w:tblCellSpacing w:w="15" w:type="dxa"/>
        </w:trPr>
        <w:tc>
          <w:tcPr>
            <w:tcW w:w="3722" w:type="dxa"/>
            <w:vAlign w:val="center"/>
            <w:hideMark/>
          </w:tcPr>
          <w:p w14:paraId="310C3742" w14:textId="77777777" w:rsidR="00344E2C" w:rsidRPr="00344E2C" w:rsidRDefault="00344E2C" w:rsidP="00344E2C">
            <w:r w:rsidRPr="00344E2C">
              <w:t>OECD Time Use Data</w:t>
            </w:r>
          </w:p>
        </w:tc>
        <w:tc>
          <w:tcPr>
            <w:tcW w:w="3578" w:type="dxa"/>
            <w:vAlign w:val="center"/>
            <w:hideMark/>
          </w:tcPr>
          <w:p w14:paraId="3CB09CA5" w14:textId="77777777" w:rsidR="00344E2C" w:rsidRPr="00344E2C" w:rsidRDefault="00344E2C" w:rsidP="00344E2C">
            <w:r w:rsidRPr="00344E2C">
              <w:t>Work, leisure, sleep by country</w:t>
            </w:r>
          </w:p>
        </w:tc>
        <w:tc>
          <w:tcPr>
            <w:tcW w:w="2385" w:type="dxa"/>
            <w:vAlign w:val="center"/>
            <w:hideMark/>
          </w:tcPr>
          <w:p w14:paraId="5E762C39" w14:textId="77777777" w:rsidR="00344E2C" w:rsidRPr="00344E2C" w:rsidRDefault="00344E2C" w:rsidP="00344E2C">
            <w:hyperlink r:id="rId32" w:history="1">
              <w:r w:rsidRPr="00344E2C">
                <w:rPr>
                  <w:rStyle w:val="Hyperlink"/>
                </w:rPr>
                <w:t>OECD</w:t>
              </w:r>
            </w:hyperlink>
          </w:p>
        </w:tc>
      </w:tr>
    </w:tbl>
    <w:p w14:paraId="38426ECC" w14:textId="77777777" w:rsidR="00344E2C" w:rsidRDefault="00344E2C" w:rsidP="00344E2C">
      <w:pPr>
        <w:rPr>
          <w:b/>
          <w:bCs/>
        </w:rPr>
      </w:pPr>
    </w:p>
    <w:p w14:paraId="5E315371" w14:textId="6D217996" w:rsidR="00344E2C" w:rsidRPr="00344E2C" w:rsidRDefault="00344E2C" w:rsidP="00344E2C">
      <w:r w:rsidRPr="00344E2C">
        <w:rPr>
          <w:b/>
          <w:bCs/>
        </w:rPr>
        <w:t>Step 3: Create Your Viz</w:t>
      </w:r>
    </w:p>
    <w:p w14:paraId="255AF596" w14:textId="77777777" w:rsidR="00344E2C" w:rsidRPr="00344E2C" w:rsidRDefault="00344E2C" w:rsidP="00344E2C">
      <w:r w:rsidRPr="00344E2C">
        <w:t>Create your visualization using one or more of the following tools:</w:t>
      </w:r>
    </w:p>
    <w:p w14:paraId="2D8C45AC" w14:textId="77777777" w:rsidR="00344E2C" w:rsidRPr="00344E2C" w:rsidRDefault="00344E2C" w:rsidP="00344E2C">
      <w:pPr>
        <w:numPr>
          <w:ilvl w:val="0"/>
          <w:numId w:val="6"/>
        </w:numPr>
      </w:pPr>
      <w:r w:rsidRPr="00344E2C">
        <w:t>QuickSight</w:t>
      </w:r>
    </w:p>
    <w:p w14:paraId="7959AA94" w14:textId="77777777" w:rsidR="00344E2C" w:rsidRPr="00344E2C" w:rsidRDefault="00344E2C" w:rsidP="00344E2C">
      <w:pPr>
        <w:numPr>
          <w:ilvl w:val="0"/>
          <w:numId w:val="6"/>
        </w:numPr>
      </w:pPr>
      <w:r w:rsidRPr="00344E2C">
        <w:t>Tableau</w:t>
      </w:r>
    </w:p>
    <w:p w14:paraId="7FF1DA76" w14:textId="77777777" w:rsidR="00344E2C" w:rsidRPr="00344E2C" w:rsidRDefault="00344E2C" w:rsidP="00344E2C">
      <w:pPr>
        <w:numPr>
          <w:ilvl w:val="0"/>
          <w:numId w:val="6"/>
        </w:numPr>
      </w:pPr>
      <w:r w:rsidRPr="00344E2C">
        <w:t>Power BI</w:t>
      </w:r>
    </w:p>
    <w:p w14:paraId="7C56D3E1" w14:textId="77777777" w:rsidR="00344E2C" w:rsidRPr="00344E2C" w:rsidRDefault="00344E2C" w:rsidP="00344E2C">
      <w:pPr>
        <w:numPr>
          <w:ilvl w:val="0"/>
          <w:numId w:val="6"/>
        </w:numPr>
      </w:pPr>
      <w:r w:rsidRPr="00344E2C">
        <w:t>Python</w:t>
      </w:r>
    </w:p>
    <w:p w14:paraId="2A0B580D" w14:textId="77777777" w:rsidR="00344E2C" w:rsidRPr="00344E2C" w:rsidRDefault="00344E2C" w:rsidP="00344E2C">
      <w:pPr>
        <w:numPr>
          <w:ilvl w:val="0"/>
          <w:numId w:val="6"/>
        </w:numPr>
      </w:pPr>
      <w:r w:rsidRPr="00344E2C">
        <w:t>R</w:t>
      </w:r>
    </w:p>
    <w:p w14:paraId="103DA133" w14:textId="77777777" w:rsidR="00344E2C" w:rsidRPr="00344E2C" w:rsidRDefault="00344E2C" w:rsidP="00344E2C">
      <w:pPr>
        <w:numPr>
          <w:ilvl w:val="0"/>
          <w:numId w:val="6"/>
        </w:numPr>
      </w:pPr>
      <w:r w:rsidRPr="00344E2C">
        <w:t>D3</w:t>
      </w:r>
    </w:p>
    <w:p w14:paraId="275DD707" w14:textId="77777777" w:rsidR="00344E2C" w:rsidRPr="00344E2C" w:rsidRDefault="00344E2C" w:rsidP="00344E2C">
      <w:pPr>
        <w:numPr>
          <w:ilvl w:val="0"/>
          <w:numId w:val="6"/>
        </w:numPr>
      </w:pPr>
      <w:r w:rsidRPr="00344E2C">
        <w:t>Observable / Flourish / Streamlit</w:t>
      </w:r>
    </w:p>
    <w:p w14:paraId="560EF58B" w14:textId="77777777" w:rsidR="00344E2C" w:rsidRPr="00344E2C" w:rsidRDefault="00344E2C" w:rsidP="00344E2C">
      <w:pPr>
        <w:numPr>
          <w:ilvl w:val="0"/>
          <w:numId w:val="6"/>
        </w:numPr>
      </w:pPr>
      <w:r w:rsidRPr="00344E2C">
        <w:t>Other tools/programming languages (as long as it's easy to share)</w:t>
      </w:r>
    </w:p>
    <w:p w14:paraId="16EEB2B6" w14:textId="77777777" w:rsidR="00344E2C" w:rsidRPr="00344E2C" w:rsidRDefault="00344E2C" w:rsidP="00344E2C">
      <w:r w:rsidRPr="00344E2C">
        <w:lastRenderedPageBreak/>
        <w:t xml:space="preserve">The visualization can be either </w:t>
      </w:r>
      <w:r w:rsidRPr="00344E2C">
        <w:rPr>
          <w:b/>
          <w:bCs/>
        </w:rPr>
        <w:t>interactive or static</w:t>
      </w:r>
      <w:r w:rsidRPr="00344E2C">
        <w:t>. Both are welcome — what matters is the story.</w:t>
      </w:r>
      <w:r w:rsidRPr="00344E2C">
        <w:br/>
        <w:t> </w:t>
      </w:r>
    </w:p>
    <w:p w14:paraId="5E4AA218" w14:textId="77777777" w:rsidR="00344E2C" w:rsidRPr="00344E2C" w:rsidRDefault="00344E2C" w:rsidP="00344E2C">
      <w:r w:rsidRPr="00344E2C">
        <w:rPr>
          <w:b/>
          <w:bCs/>
        </w:rPr>
        <w:t>Step 4: Submit Your Viz</w:t>
      </w:r>
    </w:p>
    <w:p w14:paraId="70395279" w14:textId="77777777" w:rsidR="00344E2C" w:rsidRPr="00344E2C" w:rsidRDefault="00344E2C" w:rsidP="00344E2C">
      <w:r w:rsidRPr="00344E2C">
        <w:t>Each entry must include:</w:t>
      </w:r>
    </w:p>
    <w:p w14:paraId="621DF167" w14:textId="77777777" w:rsidR="00344E2C" w:rsidRPr="00344E2C" w:rsidRDefault="00344E2C" w:rsidP="00344E2C">
      <w:pPr>
        <w:numPr>
          <w:ilvl w:val="0"/>
          <w:numId w:val="7"/>
        </w:numPr>
      </w:pPr>
      <w:r w:rsidRPr="00344E2C">
        <w:rPr>
          <w:b/>
          <w:bCs/>
        </w:rPr>
        <w:t>Visualization</w:t>
      </w:r>
      <w:r w:rsidRPr="00344E2C">
        <w:t xml:space="preserve"> — publicly accessible dashboard/link</w:t>
      </w:r>
    </w:p>
    <w:p w14:paraId="31C2E997" w14:textId="77777777" w:rsidR="00344E2C" w:rsidRPr="00344E2C" w:rsidRDefault="00344E2C" w:rsidP="00344E2C">
      <w:pPr>
        <w:numPr>
          <w:ilvl w:val="0"/>
          <w:numId w:val="7"/>
        </w:numPr>
      </w:pPr>
      <w:r w:rsidRPr="00344E2C">
        <w:rPr>
          <w:b/>
          <w:bCs/>
        </w:rPr>
        <w:t>Data Sources</w:t>
      </w:r>
      <w:r w:rsidRPr="00344E2C">
        <w:t xml:space="preserve"> — list of all datasets used with links</w:t>
      </w:r>
    </w:p>
    <w:p w14:paraId="1D881249" w14:textId="77777777" w:rsidR="00344E2C" w:rsidRPr="00344E2C" w:rsidRDefault="00344E2C" w:rsidP="00344E2C">
      <w:pPr>
        <w:numPr>
          <w:ilvl w:val="0"/>
          <w:numId w:val="7"/>
        </w:numPr>
      </w:pPr>
      <w:r w:rsidRPr="00344E2C">
        <w:rPr>
          <w:b/>
          <w:bCs/>
        </w:rPr>
        <w:t>Brief Description</w:t>
      </w:r>
      <w:r w:rsidRPr="00344E2C">
        <w:t xml:space="preserve"> — Detailed narative on the story you're telling</w:t>
      </w:r>
    </w:p>
    <w:p w14:paraId="0832387D" w14:textId="77777777" w:rsidR="00344E2C" w:rsidRPr="00344E2C" w:rsidRDefault="00344E2C" w:rsidP="00344E2C">
      <w:pPr>
        <w:numPr>
          <w:ilvl w:val="0"/>
          <w:numId w:val="7"/>
        </w:numPr>
      </w:pPr>
      <w:r w:rsidRPr="00344E2C">
        <w:rPr>
          <w:b/>
          <w:bCs/>
        </w:rPr>
        <w:t>Tools Used</w:t>
      </w:r>
      <w:r w:rsidRPr="00344E2C">
        <w:t xml:space="preserve"> — which visualization tool(s)</w:t>
      </w:r>
    </w:p>
    <w:p w14:paraId="09ADCF35" w14:textId="77777777" w:rsidR="00344E2C" w:rsidRPr="00344E2C" w:rsidRDefault="00344E2C" w:rsidP="00344E2C">
      <w:pPr>
        <w:numPr>
          <w:ilvl w:val="0"/>
          <w:numId w:val="7"/>
        </w:numPr>
      </w:pPr>
      <w:r w:rsidRPr="00344E2C">
        <w:rPr>
          <w:b/>
          <w:bCs/>
        </w:rPr>
        <w:t>GenAI Documentation</w:t>
      </w:r>
      <w:r w:rsidRPr="00344E2C">
        <w:t xml:space="preserve"> (optional) — how AI tools were used in your workflow</w:t>
      </w:r>
    </w:p>
    <w:p w14:paraId="6BF2D5C7" w14:textId="77777777" w:rsidR="00344E2C" w:rsidRPr="00344E2C" w:rsidRDefault="00344E2C" w:rsidP="00344E2C">
      <w:r w:rsidRPr="00344E2C">
        <w:rPr>
          <w:b/>
          <w:bCs/>
        </w:rPr>
        <w:t>Submission notes:</w:t>
      </w:r>
    </w:p>
    <w:p w14:paraId="5E0035F7" w14:textId="77777777" w:rsidR="00344E2C" w:rsidRPr="00344E2C" w:rsidRDefault="00344E2C" w:rsidP="00344E2C">
      <w:pPr>
        <w:numPr>
          <w:ilvl w:val="0"/>
          <w:numId w:val="8"/>
        </w:numPr>
      </w:pPr>
      <w:r w:rsidRPr="00344E2C">
        <w:t xml:space="preserve">For QuickSight: use the </w:t>
      </w:r>
      <w:r w:rsidRPr="00344E2C">
        <w:rPr>
          <w:b/>
          <w:bCs/>
        </w:rPr>
        <w:t>amazonbi account</w:t>
      </w:r>
      <w:r w:rsidRPr="00344E2C">
        <w:t xml:space="preserve"> AND add 'Data-Visualization' as a Viewer</w:t>
      </w:r>
    </w:p>
    <w:p w14:paraId="49233C8A" w14:textId="77777777" w:rsidR="00344E2C" w:rsidRPr="00344E2C" w:rsidRDefault="00344E2C" w:rsidP="00344E2C">
      <w:pPr>
        <w:numPr>
          <w:ilvl w:val="0"/>
          <w:numId w:val="8"/>
        </w:numPr>
      </w:pPr>
      <w:r w:rsidRPr="00344E2C">
        <w:t xml:space="preserve">For Tableau: publish to </w:t>
      </w:r>
      <w:r w:rsidRPr="00344E2C">
        <w:rPr>
          <w:b/>
          <w:bCs/>
        </w:rPr>
        <w:t>Tableau Public</w:t>
      </w:r>
    </w:p>
    <w:p w14:paraId="67D664FA" w14:textId="77777777" w:rsidR="00344E2C" w:rsidRPr="00344E2C" w:rsidRDefault="00344E2C" w:rsidP="00344E2C">
      <w:pPr>
        <w:numPr>
          <w:ilvl w:val="0"/>
          <w:numId w:val="8"/>
        </w:numPr>
      </w:pPr>
      <w:r w:rsidRPr="00344E2C">
        <w:t xml:space="preserve">For R: publish to </w:t>
      </w:r>
      <w:r w:rsidRPr="00344E2C">
        <w:rPr>
          <w:b/>
          <w:bCs/>
        </w:rPr>
        <w:t>RPubs</w:t>
      </w:r>
    </w:p>
    <w:p w14:paraId="26ECCBC6" w14:textId="77777777" w:rsidR="00344E2C" w:rsidRPr="00344E2C" w:rsidRDefault="00344E2C" w:rsidP="00344E2C">
      <w:r w:rsidRPr="00344E2C">
        <w:t xml:space="preserve">Only </w:t>
      </w:r>
      <w:r w:rsidRPr="00344E2C">
        <w:rPr>
          <w:b/>
          <w:bCs/>
        </w:rPr>
        <w:t>1 entry</w:t>
      </w:r>
      <w:r w:rsidRPr="00344E2C">
        <w:t xml:space="preserve"> per contestant/team.</w:t>
      </w:r>
    </w:p>
    <w:p w14:paraId="69C87550" w14:textId="77777777" w:rsidR="00344E2C" w:rsidRDefault="00344E2C" w:rsidP="006E16E9"/>
    <w:sectPr w:rsidR="00344E2C" w:rsidSect="00344E2C">
      <w:pgSz w:w="12240" w:h="15840"/>
      <w:pgMar w:top="108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5B1D"/>
    <w:multiLevelType w:val="multilevel"/>
    <w:tmpl w:val="3EB2B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736D7"/>
    <w:multiLevelType w:val="multilevel"/>
    <w:tmpl w:val="42A66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B13404"/>
    <w:multiLevelType w:val="multilevel"/>
    <w:tmpl w:val="967E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F42F73"/>
    <w:multiLevelType w:val="multilevel"/>
    <w:tmpl w:val="29BA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C6304C"/>
    <w:multiLevelType w:val="multilevel"/>
    <w:tmpl w:val="066C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134CE4"/>
    <w:multiLevelType w:val="multilevel"/>
    <w:tmpl w:val="0A64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87381F"/>
    <w:multiLevelType w:val="multilevel"/>
    <w:tmpl w:val="75F4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59311E"/>
    <w:multiLevelType w:val="multilevel"/>
    <w:tmpl w:val="0A363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B26F95"/>
    <w:multiLevelType w:val="multilevel"/>
    <w:tmpl w:val="0A64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7243866">
    <w:abstractNumId w:val="8"/>
  </w:num>
  <w:num w:numId="2" w16cid:durableId="1702895261">
    <w:abstractNumId w:val="4"/>
  </w:num>
  <w:num w:numId="3" w16cid:durableId="804009019">
    <w:abstractNumId w:val="2"/>
  </w:num>
  <w:num w:numId="4" w16cid:durableId="1029641402">
    <w:abstractNumId w:val="1"/>
  </w:num>
  <w:num w:numId="5" w16cid:durableId="651520246">
    <w:abstractNumId w:val="0"/>
  </w:num>
  <w:num w:numId="6" w16cid:durableId="2030519032">
    <w:abstractNumId w:val="3"/>
  </w:num>
  <w:num w:numId="7" w16cid:durableId="857039966">
    <w:abstractNumId w:val="7"/>
  </w:num>
  <w:num w:numId="8" w16cid:durableId="495463792">
    <w:abstractNumId w:val="6"/>
  </w:num>
  <w:num w:numId="9" w16cid:durableId="20996684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6E9"/>
    <w:rsid w:val="001100D1"/>
    <w:rsid w:val="002B2532"/>
    <w:rsid w:val="0032285E"/>
    <w:rsid w:val="00344E2C"/>
    <w:rsid w:val="00444BF3"/>
    <w:rsid w:val="006E16E9"/>
    <w:rsid w:val="00752FAF"/>
    <w:rsid w:val="00A32389"/>
    <w:rsid w:val="00AE6F2B"/>
    <w:rsid w:val="00C24278"/>
    <w:rsid w:val="00C365DD"/>
    <w:rsid w:val="00D50989"/>
    <w:rsid w:val="00F42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94611"/>
  <w15:chartTrackingRefBased/>
  <w15:docId w15:val="{CB168D79-74DC-4C5E-B9C3-B82BDFF20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6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16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16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16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16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16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6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6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6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6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16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16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16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16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16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6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6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6E9"/>
    <w:rPr>
      <w:rFonts w:eastAsiaTheme="majorEastAsia" w:cstheme="majorBidi"/>
      <w:color w:val="272727" w:themeColor="text1" w:themeTint="D8"/>
    </w:rPr>
  </w:style>
  <w:style w:type="paragraph" w:styleId="Title">
    <w:name w:val="Title"/>
    <w:basedOn w:val="Normal"/>
    <w:next w:val="Normal"/>
    <w:link w:val="TitleChar"/>
    <w:uiPriority w:val="10"/>
    <w:qFormat/>
    <w:rsid w:val="006E16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6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6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6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6E9"/>
    <w:pPr>
      <w:spacing w:before="160"/>
      <w:jc w:val="center"/>
    </w:pPr>
    <w:rPr>
      <w:i/>
      <w:iCs/>
      <w:color w:val="404040" w:themeColor="text1" w:themeTint="BF"/>
    </w:rPr>
  </w:style>
  <w:style w:type="character" w:customStyle="1" w:styleId="QuoteChar">
    <w:name w:val="Quote Char"/>
    <w:basedOn w:val="DefaultParagraphFont"/>
    <w:link w:val="Quote"/>
    <w:uiPriority w:val="29"/>
    <w:rsid w:val="006E16E9"/>
    <w:rPr>
      <w:i/>
      <w:iCs/>
      <w:color w:val="404040" w:themeColor="text1" w:themeTint="BF"/>
    </w:rPr>
  </w:style>
  <w:style w:type="paragraph" w:styleId="ListParagraph">
    <w:name w:val="List Paragraph"/>
    <w:basedOn w:val="Normal"/>
    <w:uiPriority w:val="34"/>
    <w:qFormat/>
    <w:rsid w:val="006E16E9"/>
    <w:pPr>
      <w:ind w:left="720"/>
      <w:contextualSpacing/>
    </w:pPr>
  </w:style>
  <w:style w:type="character" w:styleId="IntenseEmphasis">
    <w:name w:val="Intense Emphasis"/>
    <w:basedOn w:val="DefaultParagraphFont"/>
    <w:uiPriority w:val="21"/>
    <w:qFormat/>
    <w:rsid w:val="006E16E9"/>
    <w:rPr>
      <w:i/>
      <w:iCs/>
      <w:color w:val="0F4761" w:themeColor="accent1" w:themeShade="BF"/>
    </w:rPr>
  </w:style>
  <w:style w:type="paragraph" w:styleId="IntenseQuote">
    <w:name w:val="Intense Quote"/>
    <w:basedOn w:val="Normal"/>
    <w:next w:val="Normal"/>
    <w:link w:val="IntenseQuoteChar"/>
    <w:uiPriority w:val="30"/>
    <w:qFormat/>
    <w:rsid w:val="006E16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16E9"/>
    <w:rPr>
      <w:i/>
      <w:iCs/>
      <w:color w:val="0F4761" w:themeColor="accent1" w:themeShade="BF"/>
    </w:rPr>
  </w:style>
  <w:style w:type="character" w:styleId="IntenseReference">
    <w:name w:val="Intense Reference"/>
    <w:basedOn w:val="DefaultParagraphFont"/>
    <w:uiPriority w:val="32"/>
    <w:qFormat/>
    <w:rsid w:val="006E16E9"/>
    <w:rPr>
      <w:b/>
      <w:bCs/>
      <w:smallCaps/>
      <w:color w:val="0F4761" w:themeColor="accent1" w:themeShade="BF"/>
      <w:spacing w:val="5"/>
    </w:rPr>
  </w:style>
  <w:style w:type="character" w:styleId="Hyperlink">
    <w:name w:val="Hyperlink"/>
    <w:basedOn w:val="DefaultParagraphFont"/>
    <w:uiPriority w:val="99"/>
    <w:unhideWhenUsed/>
    <w:rsid w:val="006E16E9"/>
    <w:rPr>
      <w:color w:val="467886" w:themeColor="hyperlink"/>
      <w:u w:val="single"/>
    </w:rPr>
  </w:style>
  <w:style w:type="character" w:styleId="UnresolvedMention">
    <w:name w:val="Unresolved Mention"/>
    <w:basedOn w:val="DefaultParagraphFont"/>
    <w:uiPriority w:val="99"/>
    <w:semiHidden/>
    <w:unhideWhenUsed/>
    <w:rsid w:val="006E16E9"/>
    <w:rPr>
      <w:color w:val="605E5C"/>
      <w:shd w:val="clear" w:color="auto" w:fill="E1DFDD"/>
    </w:rPr>
  </w:style>
  <w:style w:type="character" w:styleId="Strong">
    <w:name w:val="Strong"/>
    <w:basedOn w:val="DefaultParagraphFont"/>
    <w:uiPriority w:val="22"/>
    <w:qFormat/>
    <w:rsid w:val="00344E2C"/>
    <w:rPr>
      <w:b/>
      <w:bCs/>
    </w:rPr>
  </w:style>
  <w:style w:type="paragraph" w:styleId="NormalWeb">
    <w:name w:val="Normal (Web)"/>
    <w:basedOn w:val="Normal"/>
    <w:uiPriority w:val="99"/>
    <w:semiHidden/>
    <w:unhideWhenUsed/>
    <w:rsid w:val="00344E2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atasetsearch.research.google.com/" TargetMode="External"/><Relationship Id="rId18" Type="http://schemas.openxmlformats.org/officeDocument/2006/relationships/hyperlink" Target="https://www.who.int/data/gho/data/indicators" TargetMode="External"/><Relationship Id="rId26" Type="http://schemas.openxmlformats.org/officeDocument/2006/relationships/hyperlink" Target="https://www.kaggle.com/datasets/vagifa/meatconsumption" TargetMode="External"/><Relationship Id="rId3" Type="http://schemas.openxmlformats.org/officeDocument/2006/relationships/settings" Target="settings.xml"/><Relationship Id="rId21" Type="http://schemas.openxmlformats.org/officeDocument/2006/relationships/hyperlink" Target="https://www.kaggle.com/datasets/kkoops/anglosphere-baby-names" TargetMode="External"/><Relationship Id="rId34" Type="http://schemas.openxmlformats.org/officeDocument/2006/relationships/theme" Target="theme/theme1.xml"/><Relationship Id="rId7" Type="http://schemas.openxmlformats.org/officeDocument/2006/relationships/hyperlink" Target="https://www.storytellingwithdata.com/blog/2018/6/26/accessible-data-viz-is-better-data-viz" TargetMode="External"/><Relationship Id="rId12" Type="http://schemas.openxmlformats.org/officeDocument/2006/relationships/hyperlink" Target="https://data.worldbank.org/" TargetMode="External"/><Relationship Id="rId17" Type="http://schemas.openxmlformats.org/officeDocument/2006/relationships/hyperlink" Target="https://data-explorer.oecd.org/" TargetMode="External"/><Relationship Id="rId25" Type="http://schemas.openxmlformats.org/officeDocument/2006/relationships/hyperlink" Target="https://data.worldbank.org/indicator/ST.INT.ARVL"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kaggle.com/datasets/brendan45774/countries-life-expectancy" TargetMode="External"/><Relationship Id="rId20" Type="http://schemas.openxmlformats.org/officeDocument/2006/relationships/hyperlink" Target="https://www.oecd.org/els/family/database.htm" TargetMode="External"/><Relationship Id="rId29" Type="http://schemas.openxmlformats.org/officeDocument/2006/relationships/hyperlink" Target="https://www.fao.org/faostat/en/" TargetMode="External"/><Relationship Id="rId1" Type="http://schemas.openxmlformats.org/officeDocument/2006/relationships/numbering" Target="numbering.xml"/><Relationship Id="rId6" Type="http://schemas.openxmlformats.org/officeDocument/2006/relationships/hyperlink" Target="https://w.amazon.com/bin/view/AUX/Accessibility-Tools/" TargetMode="External"/><Relationship Id="rId11" Type="http://schemas.openxmlformats.org/officeDocument/2006/relationships/hyperlink" Target="https://github.com/owid/owid-datasets" TargetMode="External"/><Relationship Id="rId24" Type="http://schemas.openxmlformats.org/officeDocument/2006/relationships/hyperlink" Target="https://openflights.org/data.html" TargetMode="External"/><Relationship Id="rId32" Type="http://schemas.openxmlformats.org/officeDocument/2006/relationships/hyperlink" Target="https://stats.oecd.org/Index.aspx?DataSetCode=TIME_USE" TargetMode="External"/><Relationship Id="rId5" Type="http://schemas.openxmlformats.org/officeDocument/2006/relationships/hyperlink" Target="https://w.amazon.com/bin/view/Analyticon/2026/" TargetMode="External"/><Relationship Id="rId15" Type="http://schemas.openxmlformats.org/officeDocument/2006/relationships/hyperlink" Target="https://www.kaggle.com/datasets/mathurinache/world-happiness-report" TargetMode="External"/><Relationship Id="rId23" Type="http://schemas.openxmlformats.org/officeDocument/2006/relationships/hyperlink" Target="https://www.kaggle.com/datasets/bushraqurban/tourism-and-economic-impact" TargetMode="External"/><Relationship Id="rId28" Type="http://schemas.openxmlformats.org/officeDocument/2006/relationships/hyperlink" Target="https://www.kaggle.com/datasets/harishthakur995/global-spice-consumption" TargetMode="External"/><Relationship Id="rId10" Type="http://schemas.openxmlformats.org/officeDocument/2006/relationships/hyperlink" Target="https://data-explorer.oecd.org/" TargetMode="External"/><Relationship Id="rId19" Type="http://schemas.openxmlformats.org/officeDocument/2006/relationships/hyperlink" Target="https://www.kaggle.com/datasets/iamsouravbanerjee/world-population-dataset" TargetMode="External"/><Relationship Id="rId31" Type="http://schemas.openxmlformats.org/officeDocument/2006/relationships/hyperlink" Target="https://www.kaggle.com/datasets/bls/american-time-use-survey" TargetMode="External"/><Relationship Id="rId4" Type="http://schemas.openxmlformats.org/officeDocument/2006/relationships/webSettings" Target="webSettings.xml"/><Relationship Id="rId9" Type="http://schemas.openxmlformats.org/officeDocument/2006/relationships/hyperlink" Target="https://www.kaggle.com/datasets" TargetMode="External"/><Relationship Id="rId14" Type="http://schemas.openxmlformats.org/officeDocument/2006/relationships/hyperlink" Target="https://www.kaggle.com/datasets/unsdsn/world-happiness" TargetMode="External"/><Relationship Id="rId22" Type="http://schemas.openxmlformats.org/officeDocument/2006/relationships/hyperlink" Target="https://population.un.org/wpp/Download/" TargetMode="External"/><Relationship Id="rId27" Type="http://schemas.openxmlformats.org/officeDocument/2006/relationships/hyperlink" Target="https://www.kaggle.com/datasets/waqi786/world-languages-dataset" TargetMode="External"/><Relationship Id="rId30" Type="http://schemas.openxmlformats.org/officeDocument/2006/relationships/hyperlink" Target="https://www.kaggle.com/datasets/emirhanai/city-happiness-index-2024" TargetMode="External"/><Relationship Id="rId8" Type="http://schemas.openxmlformats.org/officeDocument/2006/relationships/hyperlink" Target="https://app.smartsheet.com/b/form/019f2257416c7a288da46df0a290be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1585</Words>
  <Characters>9036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10600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Ramanathan, Kalaivani</dc:creator>
  <cp:keywords/>
  <dc:description/>
  <cp:lastModifiedBy>Senthil Nathan</cp:lastModifiedBy>
  <cp:revision>2</cp:revision>
  <dcterms:created xsi:type="dcterms:W3CDTF">2026-08-05T15:41:00Z</dcterms:created>
  <dcterms:modified xsi:type="dcterms:W3CDTF">2026-08-05T15:41:00Z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2026-07-22T15:17:45Z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b655c5d7-f4d0-4f33-a458-93d83ce66b70</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